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980"/>
        <w:gridCol w:w="7046"/>
      </w:tblGrid>
      <w:tr w:rsidR="009446C9" w:rsidTr="654EA1C2" w14:paraId="6B40C7F0" w14:textId="161A7D17">
        <w:trPr>
          <w:trHeight w:val="360"/>
        </w:trPr>
        <w:tc>
          <w:tcPr>
            <w:tcW w:w="9026" w:type="dxa"/>
            <w:gridSpan w:val="2"/>
          </w:tcPr>
          <w:p w:rsidR="009446C9" w:rsidRDefault="000A1FB1" w14:paraId="113D8E9C" w14:textId="495FABDC">
            <w:pPr>
              <w:rPr>
                <w:rFonts w:cs="Times New Roman"/>
              </w:rPr>
            </w:pPr>
            <w:r>
              <w:rPr>
                <w:rFonts w:cs="Times New Roman"/>
              </w:rPr>
              <w:t xml:space="preserve">Module </w:t>
            </w:r>
            <w:r w:rsidR="003739D9">
              <w:rPr>
                <w:rFonts w:cs="Times New Roman"/>
              </w:rPr>
              <w:t>2</w:t>
            </w:r>
            <w:r w:rsidR="009446C9">
              <w:rPr>
                <w:rFonts w:cs="Times New Roman"/>
              </w:rPr>
              <w:t xml:space="preserve"> Lesson </w:t>
            </w:r>
            <w:r w:rsidR="003739D9">
              <w:rPr>
                <w:rFonts w:cs="Times New Roman"/>
              </w:rPr>
              <w:t>1</w:t>
            </w:r>
          </w:p>
        </w:tc>
      </w:tr>
      <w:tr w:rsidR="00977439" w:rsidTr="654EA1C2" w14:paraId="407F5D49" w14:textId="0194BEF2">
        <w:trPr>
          <w:trHeight w:val="360"/>
        </w:trPr>
        <w:tc>
          <w:tcPr>
            <w:tcW w:w="9026" w:type="dxa"/>
            <w:gridSpan w:val="2"/>
            <w:shd w:val="clear" w:color="auto" w:fill="C1F0C7" w:themeFill="accent3" w:themeFillTint="33"/>
          </w:tcPr>
          <w:p w:rsidR="00977439" w:rsidP="00977439" w:rsidRDefault="00E66316" w14:paraId="426DF197" w14:textId="7CFC120B">
            <w:pPr>
              <w:rPr>
                <w:rFonts w:cs="Times New Roman"/>
                <w:b/>
                <w:bCs/>
                <w:sz w:val="28"/>
                <w:szCs w:val="28"/>
              </w:rPr>
            </w:pPr>
            <w:r w:rsidRPr="1BDE900F">
              <w:rPr>
                <w:rFonts w:cs="Times New Roman"/>
                <w:b/>
                <w:bCs/>
                <w:sz w:val="28"/>
                <w:szCs w:val="28"/>
              </w:rPr>
              <w:t>B</w:t>
            </w:r>
            <w:r w:rsidRPr="1BDE900F" w:rsidR="001B51E8">
              <w:rPr>
                <w:rFonts w:cs="Times New Roman"/>
                <w:b/>
                <w:bCs/>
                <w:sz w:val="28"/>
                <w:szCs w:val="28"/>
              </w:rPr>
              <w:t>usiness Proposal</w:t>
            </w:r>
            <w:r w:rsidRPr="1BDE900F">
              <w:rPr>
                <w:rFonts w:cs="Times New Roman"/>
                <w:b/>
                <w:bCs/>
                <w:sz w:val="28"/>
                <w:szCs w:val="28"/>
              </w:rPr>
              <w:t xml:space="preserve">: </w:t>
            </w:r>
            <w:r w:rsidRPr="1BDE900F" w:rsidR="001B51E8">
              <w:rPr>
                <w:rFonts w:cs="Times New Roman"/>
                <w:b/>
                <w:bCs/>
                <w:sz w:val="28"/>
                <w:szCs w:val="28"/>
              </w:rPr>
              <w:t xml:space="preserve">Introduction </w:t>
            </w:r>
            <w:r w:rsidRPr="1BDE900F" w:rsidR="33F63F67">
              <w:rPr>
                <w:rFonts w:cs="Times New Roman"/>
                <w:b/>
                <w:bCs/>
                <w:sz w:val="28"/>
                <w:szCs w:val="28"/>
              </w:rPr>
              <w:t>&amp;</w:t>
            </w:r>
            <w:r w:rsidRPr="1BDE900F" w:rsidR="001B51E8">
              <w:rPr>
                <w:rFonts w:cs="Times New Roman"/>
                <w:b/>
                <w:bCs/>
                <w:sz w:val="28"/>
                <w:szCs w:val="28"/>
              </w:rPr>
              <w:t xml:space="preserve"> Evaluat</w:t>
            </w:r>
            <w:r w:rsidRPr="1BDE900F" w:rsidR="005C38A0">
              <w:rPr>
                <w:rFonts w:cs="Times New Roman"/>
                <w:b/>
                <w:bCs/>
                <w:sz w:val="28"/>
                <w:szCs w:val="28"/>
              </w:rPr>
              <w:t>ion of Current</w:t>
            </w:r>
            <w:r w:rsidRPr="1BDE900F" w:rsidR="001B51E8">
              <w:rPr>
                <w:rFonts w:cs="Times New Roman"/>
                <w:b/>
                <w:bCs/>
                <w:sz w:val="28"/>
                <w:szCs w:val="28"/>
              </w:rPr>
              <w:t xml:space="preserve"> </w:t>
            </w:r>
            <w:r w:rsidRPr="1BDE900F">
              <w:rPr>
                <w:rFonts w:cs="Times New Roman"/>
                <w:b/>
                <w:bCs/>
                <w:sz w:val="28"/>
                <w:szCs w:val="28"/>
              </w:rPr>
              <w:t>M</w:t>
            </w:r>
            <w:r w:rsidRPr="1BDE900F" w:rsidR="001B51E8">
              <w:rPr>
                <w:rFonts w:cs="Times New Roman"/>
                <w:b/>
                <w:bCs/>
                <w:sz w:val="28"/>
                <w:szCs w:val="28"/>
              </w:rPr>
              <w:t xml:space="preserve">arket </w:t>
            </w:r>
            <w:r w:rsidRPr="1BDE900F">
              <w:rPr>
                <w:rFonts w:cs="Times New Roman"/>
                <w:b/>
                <w:bCs/>
                <w:sz w:val="28"/>
                <w:szCs w:val="28"/>
              </w:rPr>
              <w:t xml:space="preserve">&amp; </w:t>
            </w:r>
            <w:r w:rsidRPr="1BDE900F" w:rsidR="001B51E8">
              <w:rPr>
                <w:rFonts w:cs="Times New Roman"/>
                <w:b/>
                <w:bCs/>
                <w:sz w:val="28"/>
                <w:szCs w:val="28"/>
              </w:rPr>
              <w:t>Industry Needs</w:t>
            </w:r>
          </w:p>
        </w:tc>
      </w:tr>
      <w:tr w:rsidRPr="00633E9B" w:rsidR="00977439" w:rsidTr="654EA1C2" w14:paraId="001A2804" w14:textId="0ED9FB60">
        <w:trPr>
          <w:trHeight w:val="180"/>
        </w:trPr>
        <w:tc>
          <w:tcPr>
            <w:tcW w:w="1980" w:type="dxa"/>
            <w:tcBorders>
              <w:bottom w:val="single" w:color="auto" w:sz="4" w:space="0"/>
            </w:tcBorders>
          </w:tcPr>
          <w:p w:rsidRPr="00633E9B" w:rsidR="00977439" w:rsidP="00633E9B" w:rsidRDefault="00977439" w14:paraId="4C55513B" w14:textId="77777777">
            <w:pPr>
              <w:rPr>
                <w:rFonts w:cs="Times New Roman"/>
                <w:b/>
                <w:bCs/>
                <w:sz w:val="16"/>
                <w:szCs w:val="16"/>
              </w:rPr>
            </w:pPr>
          </w:p>
        </w:tc>
        <w:tc>
          <w:tcPr>
            <w:tcW w:w="7046" w:type="dxa"/>
            <w:tcBorders>
              <w:bottom w:val="single" w:color="auto" w:sz="4" w:space="0"/>
            </w:tcBorders>
          </w:tcPr>
          <w:p w:rsidRPr="00633E9B" w:rsidR="00977439" w:rsidP="00633E9B" w:rsidRDefault="00977439" w14:paraId="5B8D3A1C" w14:textId="77777777">
            <w:pPr>
              <w:rPr>
                <w:rFonts w:cs="Times New Roman"/>
                <w:b/>
                <w:bCs/>
                <w:sz w:val="16"/>
                <w:szCs w:val="16"/>
              </w:rPr>
            </w:pPr>
          </w:p>
        </w:tc>
      </w:tr>
      <w:tr w:rsidR="00846938" w:rsidTr="654EA1C2" w14:paraId="082AB032" w14:textId="7094E7F1">
        <w:tc>
          <w:tcPr>
            <w:tcW w:w="1980" w:type="dxa"/>
            <w:tcBorders>
              <w:top w:val="single" w:color="auto" w:sz="4" w:space="0"/>
              <w:left w:val="single" w:color="auto" w:sz="4" w:space="0"/>
              <w:bottom w:val="single" w:color="auto" w:sz="4" w:space="0"/>
              <w:right w:val="single" w:color="auto" w:sz="4" w:space="0"/>
            </w:tcBorders>
          </w:tcPr>
          <w:p w:rsidR="57DFC46E" w:rsidP="654EA1C2" w:rsidRDefault="57DFC46E" w14:paraId="292859DD" w14:textId="258FE9E9">
            <w:r w:rsidRPr="654EA1C2">
              <w:rPr>
                <w:rFonts w:cs="Times New Roman"/>
                <w:b/>
                <w:bCs/>
                <w:sz w:val="24"/>
                <w:szCs w:val="24"/>
                <w:lang w:val="en-HK"/>
              </w:rPr>
              <w:t>Criteria</w:t>
            </w:r>
          </w:p>
          <w:p w:rsidR="7B956E2E" w:rsidP="47D596EB" w:rsidRDefault="725DBBE4" w14:paraId="61C62668" w14:textId="331A421E">
            <w:pPr>
              <w:rPr>
                <w:rFonts w:cs="Times New Roman"/>
                <w:sz w:val="24"/>
                <w:szCs w:val="24"/>
                <w:lang w:val="en-HK"/>
              </w:rPr>
            </w:pPr>
            <w:r w:rsidRPr="28431025">
              <w:rPr>
                <w:rFonts w:cs="Times New Roman"/>
                <w:sz w:val="24"/>
                <w:szCs w:val="24"/>
                <w:lang w:val="en-HK"/>
              </w:rPr>
              <w:t>Synthesis (SY)</w:t>
            </w:r>
          </w:p>
          <w:p w:rsidR="433A182C" w:rsidP="3888F844" w:rsidRDefault="52AE38F9" w14:paraId="17AB73C1" w14:textId="75CB7DED">
            <w:pPr>
              <w:rPr>
                <w:rFonts w:cs="Times New Roman"/>
                <w:sz w:val="24"/>
                <w:szCs w:val="24"/>
                <w:lang w:val="en-HK"/>
              </w:rPr>
            </w:pPr>
            <w:r w:rsidRPr="3888F844">
              <w:rPr>
                <w:rFonts w:cs="Times New Roman"/>
                <w:sz w:val="24"/>
                <w:szCs w:val="24"/>
                <w:lang w:val="en-HK"/>
              </w:rPr>
              <w:t>Critical Analysis (CA)</w:t>
            </w:r>
          </w:p>
          <w:p w:rsidR="28611103" w:rsidP="28431025" w:rsidRDefault="07546B43" w14:paraId="741E8E3E" w14:textId="6401022F">
            <w:pPr>
              <w:rPr>
                <w:rFonts w:cs="Times New Roman"/>
                <w:sz w:val="24"/>
                <w:szCs w:val="24"/>
                <w:lang w:val="en-HK"/>
              </w:rPr>
            </w:pPr>
            <w:r w:rsidRPr="28431025">
              <w:rPr>
                <w:rFonts w:cs="Times New Roman"/>
                <w:sz w:val="24"/>
                <w:szCs w:val="24"/>
                <w:lang w:val="en-HK"/>
              </w:rPr>
              <w:t>Organisation (O)</w:t>
            </w:r>
          </w:p>
          <w:p w:rsidRPr="00977439" w:rsidR="00846938" w:rsidP="28431025" w:rsidRDefault="00846938" w14:paraId="712A8B30" w14:textId="631ABEB7">
            <w:pPr>
              <w:rPr>
                <w:rFonts w:cs="Times New Roman"/>
                <w:sz w:val="24"/>
                <w:szCs w:val="24"/>
                <w:lang w:val="en-HK"/>
              </w:rPr>
            </w:pPr>
          </w:p>
        </w:tc>
        <w:tc>
          <w:tcPr>
            <w:tcW w:w="7046" w:type="dxa"/>
            <w:tcBorders>
              <w:top w:val="single" w:color="auto" w:sz="4" w:space="0"/>
              <w:left w:val="single" w:color="auto" w:sz="4" w:space="0"/>
              <w:bottom w:val="single" w:color="auto" w:sz="4" w:space="0"/>
              <w:right w:val="single" w:color="auto" w:sz="4" w:space="0"/>
            </w:tcBorders>
          </w:tcPr>
          <w:p w:rsidR="00846938" w:rsidP="00846938" w:rsidRDefault="00846938" w14:paraId="08366A97" w14:textId="77777777">
            <w:pPr>
              <w:rPr>
                <w:rFonts w:cs="Times New Roman"/>
                <w:b/>
                <w:bCs/>
                <w:sz w:val="24"/>
                <w:szCs w:val="24"/>
                <w:lang w:val="en-HK"/>
              </w:rPr>
            </w:pPr>
            <w:r>
              <w:rPr>
                <w:rFonts w:cs="Times New Roman"/>
                <w:b/>
                <w:bCs/>
                <w:sz w:val="24"/>
                <w:szCs w:val="24"/>
                <w:lang w:val="en-HK"/>
              </w:rPr>
              <w:t>Learning Outcomes:</w:t>
            </w:r>
          </w:p>
          <w:p w:rsidR="00846938" w:rsidP="00846938" w:rsidRDefault="00846938" w14:paraId="2AA3E40B" w14:textId="77777777">
            <w:pPr>
              <w:pStyle w:val="ListParagraph"/>
              <w:numPr>
                <w:ilvl w:val="0"/>
                <w:numId w:val="48"/>
              </w:numPr>
              <w:rPr>
                <w:rFonts w:cs="Times New Roman"/>
                <w:sz w:val="24"/>
                <w:szCs w:val="24"/>
                <w:lang w:val="en-HK"/>
              </w:rPr>
            </w:pPr>
            <w:r>
              <w:rPr>
                <w:rFonts w:cs="Times New Roman"/>
                <w:sz w:val="24"/>
                <w:szCs w:val="24"/>
                <w:lang w:val="en-HK"/>
              </w:rPr>
              <w:t>Identify sections and their functions of a business proposal</w:t>
            </w:r>
          </w:p>
          <w:p w:rsidR="00846938" w:rsidP="00846938" w:rsidRDefault="00846938" w14:paraId="6C7054E2" w14:textId="676C984F">
            <w:pPr>
              <w:pStyle w:val="ListParagraph"/>
              <w:numPr>
                <w:ilvl w:val="0"/>
                <w:numId w:val="48"/>
              </w:numPr>
              <w:rPr>
                <w:rFonts w:cs="Times New Roman"/>
                <w:sz w:val="24"/>
                <w:szCs w:val="24"/>
                <w:lang w:val="en-HK"/>
              </w:rPr>
            </w:pPr>
            <w:proofErr w:type="spellStart"/>
            <w:r>
              <w:rPr>
                <w:rFonts w:cs="Times New Roman"/>
                <w:sz w:val="24"/>
                <w:szCs w:val="24"/>
                <w:lang w:val="en-HK"/>
              </w:rPr>
              <w:t>Analyze</w:t>
            </w:r>
            <w:proofErr w:type="spellEnd"/>
            <w:r>
              <w:rPr>
                <w:rFonts w:cs="Times New Roman"/>
                <w:sz w:val="24"/>
                <w:szCs w:val="24"/>
                <w:lang w:val="en-HK"/>
              </w:rPr>
              <w:t xml:space="preserve"> the purposes and structures of </w:t>
            </w:r>
            <w:r w:rsidR="005C38A0">
              <w:rPr>
                <w:rFonts w:cs="Times New Roman"/>
                <w:sz w:val="24"/>
                <w:szCs w:val="24"/>
                <w:lang w:val="en-HK"/>
              </w:rPr>
              <w:t>two</w:t>
            </w:r>
            <w:r>
              <w:rPr>
                <w:rFonts w:cs="Times New Roman"/>
                <w:sz w:val="24"/>
                <w:szCs w:val="24"/>
                <w:lang w:val="en-HK"/>
              </w:rPr>
              <w:t xml:space="preserve"> major section</w:t>
            </w:r>
            <w:r w:rsidR="005C38A0">
              <w:rPr>
                <w:rFonts w:cs="Times New Roman"/>
                <w:sz w:val="24"/>
                <w:szCs w:val="24"/>
                <w:lang w:val="en-HK"/>
              </w:rPr>
              <w:t>s</w:t>
            </w:r>
            <w:r>
              <w:rPr>
                <w:rFonts w:cs="Times New Roman"/>
                <w:sz w:val="24"/>
                <w:szCs w:val="24"/>
                <w:lang w:val="en-HK"/>
              </w:rPr>
              <w:t xml:space="preserve"> for effective persuasion</w:t>
            </w:r>
          </w:p>
          <w:p w:rsidRPr="00977439" w:rsidR="00846938" w:rsidP="14AFA43E" w:rsidRDefault="00846938" w14:paraId="1B92F1D4" w14:textId="229DD05E">
            <w:pPr>
              <w:pStyle w:val="ListParagraph"/>
              <w:numPr>
                <w:ilvl w:val="0"/>
                <w:numId w:val="9"/>
              </w:numPr>
              <w:rPr>
                <w:rFonts w:cs="Times New Roman"/>
                <w:sz w:val="24"/>
                <w:szCs w:val="24"/>
                <w:lang w:val="en-HK"/>
              </w:rPr>
            </w:pPr>
            <w:r w:rsidRPr="14AFA43E">
              <w:rPr>
                <w:rFonts w:cs="Times New Roman"/>
                <w:sz w:val="24"/>
                <w:szCs w:val="24"/>
                <w:lang w:val="en-HK"/>
              </w:rPr>
              <w:t>Present a verbal critique of a sample section</w:t>
            </w:r>
          </w:p>
        </w:tc>
      </w:tr>
    </w:tbl>
    <w:p w:rsidR="003259BF" w:rsidP="2C311978" w:rsidRDefault="003259BF" w14:paraId="13622609" w14:textId="77777777">
      <w:pPr>
        <w:jc w:val="both"/>
        <w:rPr>
          <w:rFonts w:cs="Times New Roman"/>
          <w:b/>
          <w:bCs/>
          <w:sz w:val="24"/>
          <w:szCs w:val="24"/>
        </w:rPr>
      </w:pPr>
      <w:bookmarkStart w:name="_Hlk164591686" w:id="0"/>
    </w:p>
    <w:p w:rsidR="00B3271A" w:rsidP="2C311978" w:rsidRDefault="00F136E6" w14:paraId="49832A96" w14:textId="05EDEB22">
      <w:pPr>
        <w:jc w:val="both"/>
        <w:rPr>
          <w:rFonts w:cs="Times New Roman"/>
          <w:sz w:val="24"/>
          <w:szCs w:val="24"/>
        </w:rPr>
      </w:pPr>
      <w:r w:rsidRPr="1E33A618">
        <w:rPr>
          <w:rFonts w:cs="Times New Roman"/>
          <w:b/>
          <w:bCs/>
          <w:sz w:val="24"/>
          <w:szCs w:val="24"/>
        </w:rPr>
        <w:t>Pre-lesson activities</w:t>
      </w:r>
      <w:r w:rsidRPr="1E33A618" w:rsidR="1AB685B5">
        <w:rPr>
          <w:rFonts w:cs="Times New Roman"/>
          <w:b/>
          <w:bCs/>
          <w:sz w:val="24"/>
          <w:szCs w:val="24"/>
        </w:rPr>
        <w:t xml:space="preserve"> for Module 2 Lesson 1 </w:t>
      </w:r>
    </w:p>
    <w:p w:rsidR="00FF2574" w:rsidP="00B3271A" w:rsidRDefault="00FF2574" w14:paraId="3A35C9B7" w14:textId="7DAFBF28">
      <w:pPr>
        <w:jc w:val="both"/>
        <w:rPr>
          <w:rFonts w:cs="Times New Roman"/>
          <w:sz w:val="24"/>
          <w:szCs w:val="24"/>
        </w:rPr>
      </w:pPr>
      <w:r w:rsidRPr="5770769B">
        <w:rPr>
          <w:rFonts w:cs="Times New Roman"/>
          <w:sz w:val="24"/>
          <w:szCs w:val="24"/>
        </w:rPr>
        <w:t xml:space="preserve">Read the assessment descriptions of </w:t>
      </w:r>
      <w:r w:rsidRPr="5770769B">
        <w:rPr>
          <w:rFonts w:cs="Times New Roman"/>
          <w:b/>
          <w:bCs/>
          <w:sz w:val="24"/>
          <w:szCs w:val="24"/>
        </w:rPr>
        <w:t>Business Proposal</w:t>
      </w:r>
      <w:r w:rsidRPr="5770769B">
        <w:rPr>
          <w:rFonts w:cs="Times New Roman"/>
          <w:sz w:val="24"/>
          <w:szCs w:val="24"/>
        </w:rPr>
        <w:t xml:space="preserve"> on Canvas before class</w:t>
      </w:r>
      <w:r w:rsidRPr="5770769B" w:rsidR="00073B2D">
        <w:rPr>
          <w:rFonts w:cs="Times New Roman"/>
          <w:sz w:val="24"/>
          <w:szCs w:val="24"/>
        </w:rPr>
        <w:t xml:space="preserve"> and answer the 10 questions</w:t>
      </w:r>
      <w:r w:rsidRPr="5770769B">
        <w:rPr>
          <w:rFonts w:cs="Times New Roman"/>
          <w:sz w:val="24"/>
          <w:szCs w:val="24"/>
        </w:rPr>
        <w:t>.</w:t>
      </w:r>
      <w:r w:rsidRPr="5770769B" w:rsidR="00B3271A">
        <w:rPr>
          <w:rFonts w:cs="Times New Roman"/>
          <w:sz w:val="24"/>
          <w:szCs w:val="24"/>
        </w:rPr>
        <w:t xml:space="preserve"> </w:t>
      </w:r>
      <w:r w:rsidRPr="5770769B" w:rsidR="00073B2D">
        <w:rPr>
          <w:rFonts w:cs="Times New Roman"/>
          <w:sz w:val="24"/>
          <w:szCs w:val="24"/>
        </w:rPr>
        <w:t>Then, w</w:t>
      </w:r>
      <w:r w:rsidRPr="5770769B" w:rsidR="00B3271A">
        <w:rPr>
          <w:rFonts w:cs="Times New Roman"/>
          <w:sz w:val="24"/>
          <w:szCs w:val="24"/>
        </w:rPr>
        <w:t xml:space="preserve">rite down two </w:t>
      </w:r>
      <w:r w:rsidRPr="5770769B" w:rsidR="00073B2D">
        <w:rPr>
          <w:rFonts w:cs="Times New Roman"/>
          <w:sz w:val="24"/>
          <w:szCs w:val="24"/>
        </w:rPr>
        <w:t xml:space="preserve">additional </w:t>
      </w:r>
      <w:r w:rsidRPr="5770769B" w:rsidR="00B3271A">
        <w:rPr>
          <w:rFonts w:cs="Times New Roman"/>
          <w:sz w:val="24"/>
          <w:szCs w:val="24"/>
        </w:rPr>
        <w:t>questions you have about the assessment in the Discussion Forum on Canvas.</w:t>
      </w:r>
    </w:p>
    <w:p w:rsidR="57D78E3C" w:rsidP="2B9209BB" w:rsidRDefault="57D78E3C" w14:paraId="0CC8A528" w14:textId="7D371166">
      <w:pPr>
        <w:jc w:val="both"/>
        <w:rPr>
          <w:rFonts w:eastAsia="PMingLiU" w:cs="Times New Roman"/>
          <w:sz w:val="24"/>
          <w:szCs w:val="24"/>
          <w:lang w:eastAsia="zh-TW"/>
        </w:rPr>
      </w:pPr>
      <w:r w:rsidRPr="2B9209BB">
        <w:rPr>
          <w:rFonts w:cs="Times New Roman"/>
          <w:sz w:val="24"/>
          <w:szCs w:val="24"/>
        </w:rPr>
        <w:t>Skim r</w:t>
      </w:r>
      <w:r w:rsidRPr="2B9209BB" w:rsidR="42B72D4E">
        <w:rPr>
          <w:rFonts w:cs="Times New Roman"/>
          <w:sz w:val="24"/>
          <w:szCs w:val="24"/>
        </w:rPr>
        <w:t xml:space="preserve">ead the sample section: </w:t>
      </w:r>
      <w:r w:rsidRPr="2B9209BB" w:rsidR="42B72D4E">
        <w:rPr>
          <w:rFonts w:eastAsia="PMingLiU" w:cs="Times New Roman"/>
          <w:b/>
          <w:bCs/>
          <w:sz w:val="24"/>
          <w:szCs w:val="24"/>
          <w:lang w:eastAsia="zh-TW"/>
        </w:rPr>
        <w:t xml:space="preserve">3. Evaluation of Current Market &amp; Industry Needs </w:t>
      </w:r>
      <w:r w:rsidRPr="2B9209BB" w:rsidR="42B72D4E">
        <w:rPr>
          <w:rFonts w:eastAsia="PMingLiU" w:cs="Times New Roman"/>
          <w:sz w:val="24"/>
          <w:szCs w:val="24"/>
          <w:lang w:eastAsia="zh-TW"/>
        </w:rPr>
        <w:t>on Canvas before class.</w:t>
      </w:r>
    </w:p>
    <w:bookmarkEnd w:id="0"/>
    <w:p w:rsidR="008A3E24" w:rsidP="00433690" w:rsidRDefault="008A3E24" w14:paraId="623FCD2C" w14:textId="5ECA5A85">
      <w:pPr>
        <w:jc w:val="both"/>
        <w:rPr>
          <w:rFonts w:cs="Times New Roman"/>
          <w:b/>
          <w:bCs/>
          <w:sz w:val="24"/>
          <w:szCs w:val="24"/>
        </w:rPr>
      </w:pPr>
      <w:r>
        <w:rPr>
          <w:rFonts w:cs="Times New Roman"/>
          <w:b/>
          <w:bCs/>
          <w:noProof/>
          <w:sz w:val="24"/>
          <w:szCs w:val="24"/>
        </w:rPr>
        <mc:AlternateContent>
          <mc:Choice Requires="wps">
            <w:drawing>
              <wp:anchor distT="0" distB="0" distL="114300" distR="114300" simplePos="0" relativeHeight="251664384" behindDoc="0" locked="0" layoutInCell="1" allowOverlap="1" wp14:anchorId="2118FE1D" wp14:editId="640AB8D3">
                <wp:simplePos x="0" y="0"/>
                <wp:positionH relativeFrom="column">
                  <wp:posOffset>-6985</wp:posOffset>
                </wp:positionH>
                <wp:positionV relativeFrom="paragraph">
                  <wp:posOffset>49530</wp:posOffset>
                </wp:positionV>
                <wp:extent cx="5725551" cy="0"/>
                <wp:effectExtent l="0" t="19050" r="46990" b="38100"/>
                <wp:wrapNone/>
                <wp:docPr id="893246319" name="Straight Connector 2"/>
                <wp:cNvGraphicFramePr/>
                <a:graphic xmlns:a="http://schemas.openxmlformats.org/drawingml/2006/main">
                  <a:graphicData uri="http://schemas.microsoft.com/office/word/2010/wordprocessingShape">
                    <wps:wsp>
                      <wps:cNvCnPr/>
                      <wps:spPr>
                        <a:xfrm flipV="1">
                          <a:off x="0" y="0"/>
                          <a:ext cx="5725551" cy="0"/>
                        </a:xfrm>
                        <a:prstGeom prst="line">
                          <a:avLst/>
                        </a:prstGeom>
                        <a:ln w="57150" cmpd="dbl"/>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a="http://schemas.openxmlformats.org/drawingml/2006/main" xmlns:w16sdtfl="http://schemas.microsoft.com/office/word/2024/wordml/sdtformatlock">
            <w:pict>
              <v:line id="Straight Connector 2" style="position:absolute;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4.5pt" from="-.55pt,3.9pt" to="450.3pt,3.9pt" w14:anchorId="209A9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">
                <v:stroke linestyle="thinThin" joinstyle="miter"/>
              </v:line>
            </w:pict>
          </mc:Fallback>
        </mc:AlternateContent>
      </w:r>
    </w:p>
    <w:p w:rsidR="00433690" w:rsidP="00433690" w:rsidRDefault="00433690" w14:paraId="3CD1D808" w14:textId="1F1655AE">
      <w:pPr>
        <w:jc w:val="both"/>
        <w:rPr>
          <w:rFonts w:cs="Times New Roman"/>
          <w:sz w:val="24"/>
          <w:szCs w:val="24"/>
        </w:rPr>
      </w:pPr>
      <w:r w:rsidRPr="1E33A618">
        <w:rPr>
          <w:rFonts w:cs="Times New Roman"/>
          <w:b/>
          <w:bCs/>
          <w:sz w:val="24"/>
          <w:szCs w:val="24"/>
        </w:rPr>
        <w:t xml:space="preserve">Warm-up </w:t>
      </w:r>
      <w:r w:rsidRPr="1E33A618" w:rsidR="6F0F5F36">
        <w:rPr>
          <w:rFonts w:cs="Times New Roman"/>
          <w:b/>
          <w:bCs/>
          <w:sz w:val="24"/>
          <w:szCs w:val="24"/>
        </w:rPr>
        <w:t>a</w:t>
      </w:r>
      <w:r w:rsidRPr="1E33A618">
        <w:rPr>
          <w:rFonts w:cs="Times New Roman"/>
          <w:b/>
          <w:bCs/>
          <w:sz w:val="24"/>
          <w:szCs w:val="24"/>
        </w:rPr>
        <w:t>ctivity</w:t>
      </w:r>
      <w:r w:rsidRPr="1E33A618" w:rsidR="00F06998">
        <w:rPr>
          <w:rFonts w:cs="Times New Roman"/>
          <w:b/>
          <w:bCs/>
          <w:sz w:val="24"/>
          <w:szCs w:val="24"/>
        </w:rPr>
        <w:t xml:space="preserve"> </w:t>
      </w:r>
    </w:p>
    <w:p w:rsidR="002A084B" w:rsidP="002A084B" w:rsidRDefault="002A084B" w14:paraId="528A59DF" w14:textId="360573FB">
      <w:pPr>
        <w:jc w:val="both"/>
        <w:rPr>
          <w:rFonts w:cs="Times New Roman"/>
          <w:sz w:val="24"/>
          <w:szCs w:val="24"/>
        </w:rPr>
      </w:pPr>
      <w:r w:rsidRPr="28431025">
        <w:rPr>
          <w:rFonts w:cs="Times New Roman"/>
          <w:sz w:val="24"/>
          <w:szCs w:val="24"/>
        </w:rPr>
        <w:t>You should have read the description of</w:t>
      </w:r>
      <w:r w:rsidRPr="28431025" w:rsidR="46A13F4A">
        <w:rPr>
          <w:rFonts w:cs="Times New Roman"/>
          <w:sz w:val="24"/>
          <w:szCs w:val="24"/>
        </w:rPr>
        <w:t>, and answered the following questions about,</w:t>
      </w:r>
      <w:r w:rsidRPr="28431025">
        <w:rPr>
          <w:rFonts w:cs="Times New Roman"/>
          <w:sz w:val="24"/>
          <w:szCs w:val="24"/>
        </w:rPr>
        <w:t xml:space="preserve"> the </w:t>
      </w:r>
      <w:r w:rsidRPr="28431025" w:rsidR="2C19FDBA">
        <w:rPr>
          <w:rFonts w:cs="Times New Roman"/>
          <w:sz w:val="24"/>
          <w:szCs w:val="24"/>
        </w:rPr>
        <w:t xml:space="preserve">written </w:t>
      </w:r>
      <w:r w:rsidRPr="28431025">
        <w:rPr>
          <w:rFonts w:cs="Times New Roman"/>
          <w:sz w:val="24"/>
          <w:szCs w:val="24"/>
        </w:rPr>
        <w:t>assessment</w:t>
      </w:r>
      <w:r w:rsidRPr="28431025" w:rsidR="7D861482">
        <w:rPr>
          <w:rFonts w:cs="Times New Roman"/>
          <w:sz w:val="24"/>
          <w:szCs w:val="24"/>
        </w:rPr>
        <w:t xml:space="preserve"> (</w:t>
      </w:r>
      <w:r w:rsidRPr="28431025">
        <w:rPr>
          <w:rFonts w:cs="Times New Roman"/>
          <w:b/>
          <w:bCs/>
          <w:sz w:val="24"/>
          <w:szCs w:val="24"/>
        </w:rPr>
        <w:t>Business Proposal</w:t>
      </w:r>
      <w:r w:rsidRPr="28431025" w:rsidR="6713207D">
        <w:rPr>
          <w:rFonts w:cs="Times New Roman"/>
          <w:b/>
          <w:bCs/>
          <w:sz w:val="24"/>
          <w:szCs w:val="24"/>
        </w:rPr>
        <w:t>)</w:t>
      </w:r>
      <w:r w:rsidRPr="28431025" w:rsidR="768B52DE">
        <w:rPr>
          <w:rFonts w:cs="Times New Roman"/>
          <w:sz w:val="24"/>
          <w:szCs w:val="24"/>
        </w:rPr>
        <w:t xml:space="preserve"> on Canvas</w:t>
      </w:r>
      <w:r w:rsidRPr="28431025">
        <w:rPr>
          <w:rFonts w:cs="Times New Roman"/>
          <w:sz w:val="24"/>
          <w:szCs w:val="24"/>
        </w:rPr>
        <w:t xml:space="preserve">. Let’s check </w:t>
      </w:r>
      <w:r w:rsidRPr="28431025" w:rsidR="00A8168A">
        <w:rPr>
          <w:rFonts w:cs="Times New Roman"/>
          <w:sz w:val="24"/>
          <w:szCs w:val="24"/>
        </w:rPr>
        <w:t>your understanding of the assessment:</w:t>
      </w:r>
    </w:p>
    <w:p w:rsidR="002A084B" w:rsidP="1E33A618" w:rsidRDefault="002A084B" w14:paraId="20A6AEAF" w14:textId="77777777">
      <w:pPr>
        <w:pStyle w:val="ListParagraph"/>
        <w:numPr>
          <w:ilvl w:val="0"/>
          <w:numId w:val="35"/>
        </w:numPr>
        <w:jc w:val="both"/>
        <w:rPr>
          <w:rFonts w:cs="Times New Roman"/>
          <w:sz w:val="24"/>
          <w:szCs w:val="24"/>
        </w:rPr>
      </w:pPr>
      <w:r w:rsidRPr="1E33A618">
        <w:rPr>
          <w:rFonts w:cs="Times New Roman"/>
          <w:sz w:val="24"/>
          <w:szCs w:val="24"/>
        </w:rPr>
        <w:t>How many drafts do you need to submit?</w:t>
      </w:r>
    </w:p>
    <w:p w:rsidR="002A084B" w:rsidP="002A084B" w:rsidRDefault="002A084B" w14:paraId="35882DEA" w14:textId="23E2462A">
      <w:pPr>
        <w:pStyle w:val="ListParagraph"/>
        <w:numPr>
          <w:ilvl w:val="0"/>
          <w:numId w:val="35"/>
        </w:numPr>
        <w:jc w:val="both"/>
        <w:rPr>
          <w:rFonts w:cs="Times New Roman"/>
          <w:sz w:val="24"/>
          <w:szCs w:val="24"/>
        </w:rPr>
      </w:pPr>
      <w:r w:rsidRPr="28431025">
        <w:rPr>
          <w:rFonts w:cs="Times New Roman"/>
          <w:sz w:val="24"/>
          <w:szCs w:val="24"/>
        </w:rPr>
        <w:t xml:space="preserve">How many words should you write for each </w:t>
      </w:r>
      <w:r w:rsidRPr="28431025" w:rsidR="37F6D8A9">
        <w:rPr>
          <w:rFonts w:cs="Times New Roman"/>
          <w:sz w:val="24"/>
          <w:szCs w:val="24"/>
        </w:rPr>
        <w:t>Writing Checkpoint</w:t>
      </w:r>
      <w:r w:rsidRPr="28431025">
        <w:rPr>
          <w:rFonts w:cs="Times New Roman"/>
          <w:sz w:val="24"/>
          <w:szCs w:val="24"/>
        </w:rPr>
        <w:t>?</w:t>
      </w:r>
    </w:p>
    <w:p w:rsidR="002A084B" w:rsidP="002A084B" w:rsidRDefault="002A084B" w14:paraId="445648A4" w14:textId="77777777">
      <w:pPr>
        <w:pStyle w:val="ListParagraph"/>
        <w:numPr>
          <w:ilvl w:val="0"/>
          <w:numId w:val="35"/>
        </w:numPr>
        <w:jc w:val="both"/>
        <w:rPr>
          <w:rFonts w:cs="Times New Roman"/>
          <w:sz w:val="24"/>
          <w:szCs w:val="24"/>
        </w:rPr>
      </w:pPr>
      <w:r>
        <w:rPr>
          <w:rFonts w:cs="Times New Roman"/>
          <w:sz w:val="24"/>
          <w:szCs w:val="24"/>
        </w:rPr>
        <w:t>Will all drafts be graded?</w:t>
      </w:r>
    </w:p>
    <w:p w:rsidR="002A084B" w:rsidP="002A084B" w:rsidRDefault="002A084B" w14:paraId="3D2DA53A" w14:textId="219BE81B">
      <w:pPr>
        <w:pStyle w:val="ListParagraph"/>
        <w:numPr>
          <w:ilvl w:val="0"/>
          <w:numId w:val="35"/>
        </w:numPr>
        <w:jc w:val="both"/>
        <w:rPr>
          <w:rFonts w:cs="Times New Roman"/>
          <w:sz w:val="24"/>
          <w:szCs w:val="24"/>
        </w:rPr>
      </w:pPr>
      <w:r w:rsidRPr="3B8D260D">
        <w:rPr>
          <w:rFonts w:cs="Times New Roman"/>
          <w:sz w:val="24"/>
          <w:szCs w:val="24"/>
        </w:rPr>
        <w:t>Wh</w:t>
      </w:r>
      <w:r w:rsidRPr="3B8D260D" w:rsidR="3A5366F0">
        <w:rPr>
          <w:rFonts w:cs="Times New Roman"/>
          <w:sz w:val="24"/>
          <w:szCs w:val="24"/>
        </w:rPr>
        <w:t>en</w:t>
      </w:r>
      <w:r w:rsidRPr="3B8D260D">
        <w:rPr>
          <w:rFonts w:cs="Times New Roman"/>
          <w:sz w:val="24"/>
          <w:szCs w:val="24"/>
        </w:rPr>
        <w:t xml:space="preserve"> are the </w:t>
      </w:r>
      <w:r w:rsidRPr="3B8D260D" w:rsidR="728C7071">
        <w:rPr>
          <w:rFonts w:cs="Times New Roman"/>
          <w:sz w:val="24"/>
          <w:szCs w:val="24"/>
        </w:rPr>
        <w:t xml:space="preserve">Writing </w:t>
      </w:r>
      <w:r w:rsidRPr="3B8D260D" w:rsidR="3406456B">
        <w:rPr>
          <w:rFonts w:cs="Times New Roman"/>
          <w:sz w:val="24"/>
          <w:szCs w:val="24"/>
        </w:rPr>
        <w:t>Checkpoints taking place</w:t>
      </w:r>
      <w:r w:rsidRPr="3B8D260D">
        <w:rPr>
          <w:rFonts w:cs="Times New Roman"/>
          <w:sz w:val="24"/>
          <w:szCs w:val="24"/>
        </w:rPr>
        <w:t>?</w:t>
      </w:r>
    </w:p>
    <w:p w:rsidR="58989C73" w:rsidP="28431025" w:rsidRDefault="58989C73" w14:paraId="2F3BECF3" w14:textId="4E45668B">
      <w:pPr>
        <w:pStyle w:val="ListParagraph"/>
        <w:numPr>
          <w:ilvl w:val="0"/>
          <w:numId w:val="35"/>
        </w:numPr>
        <w:jc w:val="both"/>
        <w:rPr>
          <w:rFonts w:cs="Times New Roman"/>
          <w:sz w:val="24"/>
          <w:szCs w:val="24"/>
        </w:rPr>
      </w:pPr>
      <w:r w:rsidRPr="28431025">
        <w:rPr>
          <w:rFonts w:cs="Times New Roman"/>
          <w:sz w:val="24"/>
          <w:szCs w:val="24"/>
        </w:rPr>
        <w:t>What is the deadline for the final draft?</w:t>
      </w:r>
    </w:p>
    <w:p w:rsidR="404A1E3E" w:rsidP="5770769B" w:rsidRDefault="404A1E3E" w14:paraId="5EFD6D5F" w14:textId="684A8437">
      <w:pPr>
        <w:pStyle w:val="ListParagraph"/>
        <w:numPr>
          <w:ilvl w:val="0"/>
          <w:numId w:val="35"/>
        </w:numPr>
        <w:jc w:val="both"/>
        <w:rPr>
          <w:rFonts w:ascii="Aptos" w:hAnsi="Aptos" w:eastAsia="Aptos" w:cs="Aptos"/>
          <w:color w:val="000000" w:themeColor="text1"/>
          <w:sz w:val="24"/>
          <w:szCs w:val="24"/>
        </w:rPr>
      </w:pPr>
      <w:r w:rsidRPr="5770769B">
        <w:rPr>
          <w:rFonts w:ascii="Aptos" w:hAnsi="Aptos" w:eastAsia="Aptos" w:cs="Aptos"/>
          <w:color w:val="000000" w:themeColor="text1"/>
          <w:sz w:val="24"/>
          <w:szCs w:val="24"/>
        </w:rPr>
        <w:t>Does the word count include:</w:t>
      </w:r>
    </w:p>
    <w:p w:rsidR="404A1E3E" w:rsidP="5770769B" w:rsidRDefault="404A1E3E" w14:paraId="463F6F13" w14:textId="36118DBC">
      <w:pPr>
        <w:pStyle w:val="ListParagraph"/>
        <w:numPr>
          <w:ilvl w:val="0"/>
          <w:numId w:val="3"/>
        </w:numPr>
        <w:jc w:val="both"/>
        <w:rPr>
          <w:rFonts w:ascii="Aptos" w:hAnsi="Aptos" w:eastAsia="Aptos" w:cs="Aptos"/>
          <w:color w:val="000000" w:themeColor="text1"/>
          <w:sz w:val="24"/>
          <w:szCs w:val="24"/>
        </w:rPr>
      </w:pPr>
      <w:r w:rsidRPr="5770769B">
        <w:rPr>
          <w:rFonts w:ascii="Aptos" w:hAnsi="Aptos" w:eastAsia="Aptos" w:cs="Aptos"/>
          <w:color w:val="000000" w:themeColor="text1"/>
          <w:sz w:val="24"/>
          <w:szCs w:val="24"/>
        </w:rPr>
        <w:t>the reference list?</w:t>
      </w:r>
    </w:p>
    <w:p w:rsidR="404A1E3E" w:rsidP="5770769B" w:rsidRDefault="404A1E3E" w14:paraId="7361908B" w14:textId="21D9BB80">
      <w:pPr>
        <w:pStyle w:val="ListParagraph"/>
        <w:numPr>
          <w:ilvl w:val="0"/>
          <w:numId w:val="3"/>
        </w:numPr>
        <w:jc w:val="both"/>
        <w:rPr>
          <w:rFonts w:ascii="Aptos" w:hAnsi="Aptos" w:eastAsia="Aptos" w:cs="Aptos"/>
          <w:color w:val="000000" w:themeColor="text1"/>
          <w:sz w:val="24"/>
          <w:szCs w:val="24"/>
        </w:rPr>
      </w:pPr>
      <w:r w:rsidRPr="5770769B">
        <w:rPr>
          <w:rFonts w:ascii="Aptos" w:hAnsi="Aptos" w:eastAsia="Aptos" w:cs="Aptos"/>
          <w:color w:val="000000" w:themeColor="text1"/>
          <w:sz w:val="24"/>
          <w:szCs w:val="24"/>
        </w:rPr>
        <w:t>in-text citations?</w:t>
      </w:r>
    </w:p>
    <w:p w:rsidR="404A1E3E" w:rsidP="5770769B" w:rsidRDefault="404A1E3E" w14:paraId="089D28C5" w14:textId="374680C7">
      <w:pPr>
        <w:pStyle w:val="ListParagraph"/>
        <w:numPr>
          <w:ilvl w:val="0"/>
          <w:numId w:val="3"/>
        </w:numPr>
        <w:jc w:val="both"/>
        <w:rPr>
          <w:rFonts w:ascii="Aptos" w:hAnsi="Aptos" w:eastAsia="Aptos" w:cs="Aptos"/>
          <w:color w:val="000000" w:themeColor="text1"/>
          <w:sz w:val="24"/>
          <w:szCs w:val="24"/>
        </w:rPr>
      </w:pPr>
      <w:r w:rsidRPr="5770769B">
        <w:rPr>
          <w:rFonts w:ascii="Aptos" w:hAnsi="Aptos" w:eastAsia="Aptos" w:cs="Aptos"/>
          <w:color w:val="000000" w:themeColor="text1"/>
          <w:sz w:val="24"/>
          <w:szCs w:val="24"/>
        </w:rPr>
        <w:t>headings and sub-headings?</w:t>
      </w:r>
    </w:p>
    <w:p w:rsidR="404A1E3E" w:rsidP="5770769B" w:rsidRDefault="404A1E3E" w14:paraId="177A5006" w14:textId="6A3A8546">
      <w:pPr>
        <w:pStyle w:val="ListParagraph"/>
        <w:numPr>
          <w:ilvl w:val="0"/>
          <w:numId w:val="3"/>
        </w:numPr>
        <w:jc w:val="both"/>
        <w:rPr>
          <w:rFonts w:ascii="Aptos" w:hAnsi="Aptos" w:eastAsia="Aptos" w:cs="Aptos"/>
          <w:color w:val="000000" w:themeColor="text1"/>
          <w:sz w:val="24"/>
          <w:szCs w:val="24"/>
        </w:rPr>
      </w:pPr>
      <w:r w:rsidRPr="5770769B">
        <w:rPr>
          <w:rFonts w:ascii="Aptos" w:hAnsi="Aptos" w:eastAsia="Aptos" w:cs="Aptos"/>
          <w:color w:val="000000" w:themeColor="text1"/>
          <w:sz w:val="24"/>
          <w:szCs w:val="24"/>
        </w:rPr>
        <w:t>visuals/infographics?</w:t>
      </w:r>
    </w:p>
    <w:p w:rsidR="002A084B" w:rsidP="47D596EB" w:rsidRDefault="002A084B" w14:paraId="07E3D97A" w14:textId="67091957">
      <w:pPr>
        <w:pStyle w:val="ListParagraph"/>
        <w:numPr>
          <w:ilvl w:val="0"/>
          <w:numId w:val="35"/>
        </w:numPr>
        <w:jc w:val="both"/>
        <w:rPr>
          <w:rFonts w:cs="Times New Roman"/>
          <w:sz w:val="24"/>
          <w:szCs w:val="24"/>
        </w:rPr>
      </w:pPr>
      <w:r w:rsidRPr="7A743118">
        <w:rPr>
          <w:rFonts w:cs="Times New Roman"/>
          <w:sz w:val="24"/>
          <w:szCs w:val="24"/>
        </w:rPr>
        <w:t xml:space="preserve">What </w:t>
      </w:r>
      <w:r w:rsidRPr="7A743118" w:rsidR="4D406DD5">
        <w:rPr>
          <w:rFonts w:cs="Times New Roman"/>
          <w:sz w:val="24"/>
          <w:szCs w:val="24"/>
        </w:rPr>
        <w:t>are</w:t>
      </w:r>
      <w:r w:rsidRPr="7A743118">
        <w:rPr>
          <w:rFonts w:cs="Times New Roman"/>
          <w:sz w:val="24"/>
          <w:szCs w:val="24"/>
        </w:rPr>
        <w:t xml:space="preserve"> the C</w:t>
      </w:r>
      <w:r w:rsidRPr="7A743118" w:rsidR="429AAE8B">
        <w:rPr>
          <w:rFonts w:cs="Times New Roman"/>
          <w:sz w:val="24"/>
          <w:szCs w:val="24"/>
        </w:rPr>
        <w:t>riteri</w:t>
      </w:r>
      <w:r w:rsidRPr="7A743118" w:rsidR="24939DE9">
        <w:rPr>
          <w:rFonts w:cs="Times New Roman"/>
          <w:sz w:val="24"/>
          <w:szCs w:val="24"/>
        </w:rPr>
        <w:t>a</w:t>
      </w:r>
      <w:r w:rsidRPr="7A743118" w:rsidR="429AAE8B">
        <w:rPr>
          <w:rFonts w:cs="Times New Roman"/>
          <w:sz w:val="24"/>
          <w:szCs w:val="24"/>
        </w:rPr>
        <w:t xml:space="preserve"> </w:t>
      </w:r>
      <w:r w:rsidRPr="7A743118">
        <w:rPr>
          <w:rFonts w:cs="Times New Roman"/>
          <w:sz w:val="24"/>
          <w:szCs w:val="24"/>
        </w:rPr>
        <w:t>your proposal will be assessed</w:t>
      </w:r>
      <w:r w:rsidRPr="7A743118" w:rsidR="00A8168A">
        <w:rPr>
          <w:rFonts w:cs="Times New Roman"/>
          <w:sz w:val="24"/>
          <w:szCs w:val="24"/>
        </w:rPr>
        <w:t xml:space="preserve"> on</w:t>
      </w:r>
      <w:r w:rsidRPr="7A743118">
        <w:rPr>
          <w:rFonts w:cs="Times New Roman"/>
          <w:sz w:val="24"/>
          <w:szCs w:val="24"/>
        </w:rPr>
        <w:t>?</w:t>
      </w:r>
    </w:p>
    <w:p w:rsidR="002A084B" w:rsidP="002A084B" w:rsidRDefault="002A084B" w14:paraId="4B1ADAFC" w14:textId="530B9D93">
      <w:pPr>
        <w:pStyle w:val="ListParagraph"/>
        <w:numPr>
          <w:ilvl w:val="0"/>
          <w:numId w:val="35"/>
        </w:numPr>
        <w:jc w:val="both"/>
        <w:rPr>
          <w:rFonts w:cs="Times New Roman"/>
          <w:sz w:val="24"/>
          <w:szCs w:val="24"/>
        </w:rPr>
      </w:pPr>
      <w:r w:rsidRPr="28431025">
        <w:rPr>
          <w:rFonts w:cs="Times New Roman"/>
          <w:sz w:val="24"/>
          <w:szCs w:val="24"/>
        </w:rPr>
        <w:t>If your final proposal is too short (&lt;1,3</w:t>
      </w:r>
      <w:r w:rsidRPr="28431025" w:rsidR="1CB6DDD7">
        <w:rPr>
          <w:rFonts w:cs="Times New Roman"/>
          <w:sz w:val="24"/>
          <w:szCs w:val="24"/>
        </w:rPr>
        <w:t>00</w:t>
      </w:r>
      <w:r w:rsidRPr="28431025">
        <w:rPr>
          <w:rFonts w:cs="Times New Roman"/>
          <w:sz w:val="24"/>
          <w:szCs w:val="24"/>
        </w:rPr>
        <w:t xml:space="preserve"> words) or too long (&gt;1,6</w:t>
      </w:r>
      <w:r w:rsidRPr="28431025" w:rsidR="0C6FB7FB">
        <w:rPr>
          <w:rFonts w:cs="Times New Roman"/>
          <w:sz w:val="24"/>
          <w:szCs w:val="24"/>
        </w:rPr>
        <w:t>00</w:t>
      </w:r>
      <w:r w:rsidRPr="28431025">
        <w:rPr>
          <w:rFonts w:cs="Times New Roman"/>
          <w:sz w:val="24"/>
          <w:szCs w:val="24"/>
        </w:rPr>
        <w:t xml:space="preserve"> words), what is the penalty?</w:t>
      </w:r>
    </w:p>
    <w:p w:rsidR="002A084B" w:rsidP="002A084B" w:rsidRDefault="002A084B" w14:paraId="604FE231" w14:textId="2623DF64">
      <w:pPr>
        <w:pStyle w:val="ListParagraph"/>
        <w:jc w:val="both"/>
        <w:rPr>
          <w:rFonts w:cs="Times New Roman"/>
          <w:sz w:val="24"/>
          <w:szCs w:val="24"/>
        </w:rPr>
      </w:pPr>
      <w:r w:rsidRPr="2B9209BB">
        <w:rPr>
          <w:rFonts w:cs="Times New Roman"/>
          <w:sz w:val="24"/>
          <w:szCs w:val="24"/>
        </w:rPr>
        <w:t xml:space="preserve">a. the proposal will be </w:t>
      </w:r>
      <w:r w:rsidRPr="2B9209BB" w:rsidR="00A8168A">
        <w:rPr>
          <w:rFonts w:cs="Times New Roman"/>
          <w:sz w:val="24"/>
          <w:szCs w:val="24"/>
        </w:rPr>
        <w:t>sent back to you</w:t>
      </w:r>
      <w:r w:rsidRPr="2B9209BB">
        <w:rPr>
          <w:rFonts w:cs="Times New Roman"/>
          <w:sz w:val="24"/>
          <w:szCs w:val="24"/>
        </w:rPr>
        <w:t xml:space="preserve"> for revision</w:t>
      </w:r>
    </w:p>
    <w:p w:rsidR="002A084B" w:rsidP="002A084B" w:rsidRDefault="002A084B" w14:paraId="73A55A2C" w14:textId="51ABB943">
      <w:pPr>
        <w:pStyle w:val="ListParagraph"/>
        <w:jc w:val="both"/>
        <w:rPr>
          <w:rFonts w:cs="Times New Roman"/>
          <w:sz w:val="24"/>
          <w:szCs w:val="24"/>
        </w:rPr>
      </w:pPr>
      <w:r w:rsidRPr="7A743118">
        <w:rPr>
          <w:rFonts w:cs="Times New Roman"/>
          <w:sz w:val="24"/>
          <w:szCs w:val="24"/>
        </w:rPr>
        <w:t xml:space="preserve">b. the proposal will be downgraded by 1 </w:t>
      </w:r>
      <w:r w:rsidRPr="7A743118" w:rsidR="21F8C1CD">
        <w:rPr>
          <w:rFonts w:cs="Times New Roman"/>
          <w:sz w:val="24"/>
          <w:szCs w:val="24"/>
        </w:rPr>
        <w:t xml:space="preserve">band </w:t>
      </w:r>
      <w:r w:rsidRPr="7A743118">
        <w:rPr>
          <w:rFonts w:cs="Times New Roman"/>
          <w:sz w:val="24"/>
          <w:szCs w:val="24"/>
        </w:rPr>
        <w:t>level in the final grade</w:t>
      </w:r>
    </w:p>
    <w:p w:rsidR="002A084B" w:rsidP="47D596EB" w:rsidRDefault="002A084B" w14:paraId="29814B2A" w14:textId="73CA930C">
      <w:pPr>
        <w:pStyle w:val="ListParagraph"/>
        <w:jc w:val="both"/>
        <w:rPr>
          <w:rFonts w:cs="Times New Roman"/>
          <w:sz w:val="24"/>
          <w:szCs w:val="24"/>
        </w:rPr>
      </w:pPr>
      <w:r w:rsidRPr="7A743118">
        <w:rPr>
          <w:rFonts w:cs="Times New Roman"/>
          <w:sz w:val="24"/>
          <w:szCs w:val="24"/>
        </w:rPr>
        <w:t xml:space="preserve">c. the proposal will be downgraded by 1 </w:t>
      </w:r>
      <w:r w:rsidRPr="7A743118" w:rsidR="778D9416">
        <w:rPr>
          <w:rFonts w:cs="Times New Roman"/>
          <w:sz w:val="24"/>
          <w:szCs w:val="24"/>
        </w:rPr>
        <w:t xml:space="preserve">band </w:t>
      </w:r>
      <w:r w:rsidRPr="7A743118">
        <w:rPr>
          <w:rFonts w:cs="Times New Roman"/>
          <w:sz w:val="24"/>
          <w:szCs w:val="24"/>
        </w:rPr>
        <w:t xml:space="preserve">level </w:t>
      </w:r>
      <w:r w:rsidRPr="7A743118" w:rsidR="00A8168A">
        <w:rPr>
          <w:rFonts w:cs="Times New Roman"/>
          <w:sz w:val="24"/>
          <w:szCs w:val="24"/>
        </w:rPr>
        <w:t>across all assessed</w:t>
      </w:r>
      <w:r w:rsidRPr="7A743118" w:rsidR="18C217FB">
        <w:rPr>
          <w:rFonts w:cs="Times New Roman"/>
          <w:sz w:val="24"/>
          <w:szCs w:val="24"/>
        </w:rPr>
        <w:t xml:space="preserve"> C</w:t>
      </w:r>
      <w:r w:rsidRPr="7A743118" w:rsidR="1EA832C0">
        <w:rPr>
          <w:rFonts w:cs="Times New Roman"/>
          <w:sz w:val="24"/>
          <w:szCs w:val="24"/>
        </w:rPr>
        <w:t>riteria</w:t>
      </w:r>
    </w:p>
    <w:p w:rsidR="002A084B" w:rsidP="2B9209BB" w:rsidRDefault="002A084B" w14:paraId="4CADDED0" w14:textId="20CEE406">
      <w:pPr>
        <w:pStyle w:val="ListParagraph"/>
        <w:numPr>
          <w:ilvl w:val="0"/>
          <w:numId w:val="35"/>
        </w:numPr>
        <w:jc w:val="both"/>
        <w:rPr>
          <w:rFonts w:cs="Times New Roman"/>
          <w:sz w:val="24"/>
          <w:szCs w:val="24"/>
        </w:rPr>
      </w:pPr>
      <w:r w:rsidRPr="26BF5F53">
        <w:rPr>
          <w:rFonts w:cs="Times New Roman"/>
          <w:sz w:val="24"/>
          <w:szCs w:val="24"/>
        </w:rPr>
        <w:t>What is the penalty for late submission?</w:t>
      </w:r>
    </w:p>
    <w:p w:rsidR="0439FDD2" w:rsidP="2B9209BB" w:rsidRDefault="0439FDD2" w14:paraId="5F628471" w14:textId="685DFF5F">
      <w:pPr>
        <w:pStyle w:val="ListParagraph"/>
        <w:numPr>
          <w:ilvl w:val="0"/>
          <w:numId w:val="35"/>
        </w:numPr>
        <w:jc w:val="both"/>
        <w:rPr>
          <w:rFonts w:cs="Times New Roman"/>
          <w:sz w:val="24"/>
          <w:szCs w:val="24"/>
        </w:rPr>
      </w:pPr>
      <w:r w:rsidRPr="6E880EC1">
        <w:rPr>
          <w:rFonts w:cs="Times New Roman"/>
          <w:sz w:val="24"/>
          <w:szCs w:val="24"/>
        </w:rPr>
        <w:t xml:space="preserve">What is the penalty for </w:t>
      </w:r>
      <w:r w:rsidRPr="6E880EC1" w:rsidR="0578627C">
        <w:rPr>
          <w:rFonts w:cs="Times New Roman"/>
          <w:sz w:val="24"/>
          <w:szCs w:val="24"/>
        </w:rPr>
        <w:t xml:space="preserve">suspected </w:t>
      </w:r>
      <w:r w:rsidRPr="6E880EC1">
        <w:rPr>
          <w:rFonts w:cs="Times New Roman"/>
          <w:sz w:val="24"/>
          <w:szCs w:val="24"/>
        </w:rPr>
        <w:t>plagiarism?</w:t>
      </w:r>
    </w:p>
    <w:p w:rsidR="28431025" w:rsidP="28431025" w:rsidRDefault="28431025" w14:paraId="59506F92" w14:textId="3E55718B">
      <w:pPr>
        <w:jc w:val="both"/>
        <w:rPr>
          <w:rFonts w:cs="Times New Roman"/>
          <w:b/>
          <w:bCs/>
          <w:sz w:val="24"/>
          <w:szCs w:val="24"/>
        </w:rPr>
      </w:pPr>
    </w:p>
    <w:p w:rsidR="42DD04C4" w:rsidP="42DD04C4" w:rsidRDefault="42DD04C4" w14:paraId="0205101A" w14:textId="5D121B0D">
      <w:pPr>
        <w:jc w:val="both"/>
        <w:rPr>
          <w:rFonts w:cs="Times New Roman"/>
          <w:b w:val="1"/>
          <w:bCs w:val="1"/>
          <w:sz w:val="24"/>
          <w:szCs w:val="24"/>
        </w:rPr>
      </w:pPr>
    </w:p>
    <w:p w:rsidR="00395834" w:rsidP="00395834" w:rsidRDefault="00395834" w14:paraId="658649F3" w14:textId="00F1D4CA">
      <w:pPr>
        <w:jc w:val="both"/>
        <w:rPr>
          <w:rFonts w:cs="Times New Roman"/>
          <w:color w:val="0F9ED5" w:themeColor="accent4"/>
          <w:sz w:val="24"/>
          <w:szCs w:val="24"/>
        </w:rPr>
      </w:pPr>
      <w:r w:rsidRPr="1E33A618">
        <w:rPr>
          <w:rFonts w:cs="Times New Roman"/>
          <w:b/>
          <w:bCs/>
          <w:sz w:val="24"/>
          <w:szCs w:val="24"/>
        </w:rPr>
        <w:t xml:space="preserve">Activity 1 | </w:t>
      </w:r>
      <w:r w:rsidRPr="1E33A618" w:rsidR="00422FAF">
        <w:rPr>
          <w:rFonts w:cs="Times New Roman"/>
          <w:b/>
          <w:bCs/>
          <w:sz w:val="24"/>
          <w:szCs w:val="24"/>
        </w:rPr>
        <w:t>Overview of Business Proposals</w:t>
      </w:r>
      <w:r w:rsidRPr="1E33A618" w:rsidR="00422FAF">
        <w:rPr>
          <w:rFonts w:cs="Times New Roman"/>
          <w:b/>
          <w:bCs/>
          <w:color w:val="0070C0"/>
          <w:sz w:val="24"/>
          <w:szCs w:val="24"/>
        </w:rPr>
        <w:t xml:space="preserve"> </w:t>
      </w:r>
    </w:p>
    <w:p w:rsidRPr="004477F5" w:rsidR="00422FAF" w:rsidP="00422FAF" w:rsidRDefault="00422FAF" w14:paraId="3723BC73" w14:textId="77777777">
      <w:pPr>
        <w:rPr>
          <w:rFonts w:cs="Times New Roman"/>
          <w:sz w:val="24"/>
          <w:szCs w:val="24"/>
        </w:rPr>
      </w:pPr>
      <w:r w:rsidRPr="004477F5">
        <w:rPr>
          <w:rFonts w:cs="Times New Roman"/>
          <w:sz w:val="24"/>
          <w:szCs w:val="24"/>
        </w:rPr>
        <w:t xml:space="preserve">In most contexts, the main purpose of a business proposal is to persuade the reader to: </w:t>
      </w:r>
    </w:p>
    <w:p w:rsidRPr="004477F5" w:rsidR="00422FAF" w:rsidP="00422FAF" w:rsidRDefault="00422FAF" w14:paraId="71016369" w14:textId="77777777">
      <w:pPr>
        <w:pStyle w:val="ListParagraph"/>
        <w:numPr>
          <w:ilvl w:val="0"/>
          <w:numId w:val="45"/>
        </w:numPr>
        <w:rPr>
          <w:rFonts w:cs="Times New Roman"/>
          <w:sz w:val="24"/>
          <w:szCs w:val="24"/>
        </w:rPr>
      </w:pPr>
      <w:r w:rsidRPr="004477F5">
        <w:rPr>
          <w:rFonts w:cs="Times New Roman"/>
          <w:sz w:val="24"/>
          <w:szCs w:val="24"/>
        </w:rPr>
        <w:t>take a specific action</w:t>
      </w:r>
    </w:p>
    <w:p w:rsidRPr="004477F5" w:rsidR="00422FAF" w:rsidP="00422FAF" w:rsidRDefault="00422FAF" w14:paraId="5D4FB8F7" w14:textId="67A3E244">
      <w:pPr>
        <w:pStyle w:val="ListParagraph"/>
        <w:numPr>
          <w:ilvl w:val="0"/>
          <w:numId w:val="45"/>
        </w:numPr>
        <w:rPr>
          <w:rFonts w:cs="Times New Roman"/>
          <w:sz w:val="24"/>
          <w:szCs w:val="24"/>
        </w:rPr>
      </w:pPr>
      <w:r w:rsidRPr="28431025">
        <w:rPr>
          <w:rFonts w:cs="Times New Roman"/>
          <w:sz w:val="24"/>
          <w:szCs w:val="24"/>
        </w:rPr>
        <w:t>convince stakeholders of the value and feasibility of a proposed plan or solution</w:t>
      </w:r>
    </w:p>
    <w:p w:rsidRPr="004477F5" w:rsidR="00422FAF" w:rsidP="1E33A618" w:rsidRDefault="00422FAF" w14:paraId="5677C574" w14:textId="77777777">
      <w:pPr>
        <w:pStyle w:val="ListParagraph"/>
        <w:numPr>
          <w:ilvl w:val="0"/>
          <w:numId w:val="45"/>
        </w:numPr>
        <w:rPr>
          <w:rFonts w:cs="Times New Roman"/>
          <w:sz w:val="24"/>
          <w:szCs w:val="24"/>
        </w:rPr>
      </w:pPr>
      <w:r w:rsidRPr="1E33A618">
        <w:rPr>
          <w:rFonts w:cs="Times New Roman"/>
          <w:sz w:val="24"/>
          <w:szCs w:val="24"/>
        </w:rPr>
        <w:t>secure approval, funding, or commitment to proceed with the proposed action</w:t>
      </w:r>
    </w:p>
    <w:p w:rsidRPr="00422FAF" w:rsidR="00422FAF" w:rsidP="00422FAF" w:rsidRDefault="00422FAF" w14:paraId="54270A35" w14:textId="5AD3D5BF">
      <w:pPr>
        <w:jc w:val="both"/>
        <w:rPr>
          <w:rFonts w:cs="Times New Roman"/>
          <w:sz w:val="24"/>
          <w:szCs w:val="24"/>
        </w:rPr>
      </w:pPr>
      <w:r w:rsidRPr="00422FAF">
        <w:rPr>
          <w:rFonts w:cs="Times New Roman"/>
          <w:sz w:val="24"/>
          <w:szCs w:val="24"/>
        </w:rPr>
        <w:t>You may find that authentic business proposals are difficult to find in public databases or on the Internet because companies are usually reluctant to publish proposals for their sensitive, competitive, and highly tailored nature. Common reasons for companies not disclosing proposals to the public</w:t>
      </w:r>
      <w:r>
        <w:rPr>
          <w:rFonts w:cs="Times New Roman"/>
          <w:sz w:val="24"/>
          <w:szCs w:val="24"/>
        </w:rPr>
        <w:t xml:space="preserve"> are that:</w:t>
      </w:r>
    </w:p>
    <w:p w:rsidRPr="00422FAF" w:rsidR="00422FAF" w:rsidP="1E33A618" w:rsidRDefault="00422FAF" w14:paraId="78BF80F2" w14:textId="77777777">
      <w:pPr>
        <w:pStyle w:val="ListParagraph"/>
        <w:numPr>
          <w:ilvl w:val="0"/>
          <w:numId w:val="33"/>
        </w:numPr>
        <w:jc w:val="both"/>
        <w:rPr>
          <w:rFonts w:cs="Times New Roman"/>
          <w:sz w:val="24"/>
          <w:szCs w:val="24"/>
        </w:rPr>
      </w:pPr>
      <w:r w:rsidRPr="1E33A618">
        <w:rPr>
          <w:rFonts w:cs="Times New Roman"/>
          <w:sz w:val="24"/>
          <w:szCs w:val="24"/>
        </w:rPr>
        <w:t>Business proposals typically contain proprietary (confidential) information, including detailed strategies, financial projections, competitive analyses, and innovative ideas. Companies are protective of this information to maintain a competitive edge</w:t>
      </w:r>
    </w:p>
    <w:p w:rsidRPr="00422FAF" w:rsidR="00422FAF" w:rsidP="00422FAF" w:rsidRDefault="00422FAF" w14:paraId="65C2C11E" w14:textId="77777777">
      <w:pPr>
        <w:pStyle w:val="ListParagraph"/>
        <w:numPr>
          <w:ilvl w:val="0"/>
          <w:numId w:val="33"/>
        </w:numPr>
        <w:jc w:val="both"/>
        <w:rPr>
          <w:rFonts w:cs="Times New Roman"/>
          <w:sz w:val="24"/>
          <w:szCs w:val="24"/>
        </w:rPr>
      </w:pPr>
      <w:r w:rsidRPr="00422FAF">
        <w:rPr>
          <w:rFonts w:cs="Times New Roman"/>
          <w:sz w:val="24"/>
          <w:szCs w:val="24"/>
        </w:rPr>
        <w:t>Proposals often include sensitive client information and tailored solutions that are not meant for public disclosure</w:t>
      </w:r>
    </w:p>
    <w:p w:rsidRPr="00422FAF" w:rsidR="00422FAF" w:rsidP="00422FAF" w:rsidRDefault="00422FAF" w14:paraId="7B7789D1" w14:textId="77777777">
      <w:pPr>
        <w:pStyle w:val="ListParagraph"/>
        <w:numPr>
          <w:ilvl w:val="0"/>
          <w:numId w:val="33"/>
        </w:numPr>
        <w:jc w:val="both"/>
        <w:rPr>
          <w:rFonts w:cs="Times New Roman"/>
          <w:sz w:val="24"/>
          <w:szCs w:val="24"/>
        </w:rPr>
      </w:pPr>
      <w:r w:rsidRPr="00422FAF">
        <w:rPr>
          <w:rFonts w:cs="Times New Roman"/>
          <w:sz w:val="24"/>
          <w:szCs w:val="24"/>
        </w:rPr>
        <w:t>Companies often sign non-disclosure agreements (NDAs) with clients, preventing them from sharing the contents of proposals publicly</w:t>
      </w:r>
    </w:p>
    <w:p w:rsidR="00B04CD6" w:rsidP="00160661" w:rsidRDefault="00160661" w14:paraId="35F131EF" w14:textId="26DEC54F">
      <w:pPr>
        <w:spacing w:after="120" w:line="240" w:lineRule="auto"/>
        <w:jc w:val="both"/>
        <w:rPr>
          <w:rFonts w:eastAsia="PMingLiU" w:cs="Times New Roman"/>
          <w:sz w:val="24"/>
          <w:szCs w:val="24"/>
          <w:lang w:eastAsia="zh-TW"/>
        </w:rPr>
      </w:pPr>
      <w:r>
        <w:rPr>
          <w:rFonts w:hint="eastAsia" w:eastAsia="PMingLiU" w:cs="Times New Roman"/>
          <w:sz w:val="24"/>
          <w:szCs w:val="24"/>
          <w:lang w:eastAsia="zh-TW"/>
        </w:rPr>
        <w:t>The final draft of your business proposal must follow the structure below:</w:t>
      </w:r>
    </w:p>
    <w:p w:rsidR="00160661" w:rsidP="000C2BB1" w:rsidRDefault="00160661" w14:paraId="6138FED1" w14:textId="52F906C8">
      <w:pPr>
        <w:pStyle w:val="ListParagraph"/>
        <w:numPr>
          <w:ilvl w:val="1"/>
          <w:numId w:val="38"/>
        </w:numPr>
        <w:spacing w:after="120" w:line="240" w:lineRule="auto"/>
        <w:jc w:val="both"/>
        <w:rPr>
          <w:rFonts w:eastAsia="PMingLiU" w:cs="Times New Roman"/>
          <w:sz w:val="24"/>
          <w:szCs w:val="24"/>
          <w:lang w:eastAsia="zh-TW"/>
        </w:rPr>
      </w:pPr>
      <w:r w:rsidRPr="00160661">
        <w:rPr>
          <w:rFonts w:eastAsia="PMingLiU" w:cs="Times New Roman"/>
          <w:sz w:val="24"/>
          <w:szCs w:val="24"/>
          <w:lang w:eastAsia="zh-TW"/>
        </w:rPr>
        <w:t xml:space="preserve">Title </w:t>
      </w:r>
      <w:r w:rsidR="00546D19">
        <w:rPr>
          <w:rFonts w:eastAsia="PMingLiU" w:cs="Times New Roman"/>
          <w:sz w:val="24"/>
          <w:szCs w:val="24"/>
          <w:lang w:eastAsia="zh-TW"/>
        </w:rPr>
        <w:t>p</w:t>
      </w:r>
      <w:r w:rsidRPr="00160661">
        <w:rPr>
          <w:rFonts w:eastAsia="PMingLiU" w:cs="Times New Roman"/>
          <w:sz w:val="24"/>
          <w:szCs w:val="24"/>
          <w:lang w:eastAsia="zh-TW"/>
        </w:rPr>
        <w:t>age</w:t>
      </w:r>
    </w:p>
    <w:p w:rsidR="00160661" w:rsidP="000C2BB1" w:rsidRDefault="00160661" w14:paraId="5D7A5C67" w14:textId="1396284C">
      <w:pPr>
        <w:pStyle w:val="ListParagraph"/>
        <w:numPr>
          <w:ilvl w:val="1"/>
          <w:numId w:val="38"/>
        </w:numPr>
        <w:spacing w:after="120" w:line="240" w:lineRule="auto"/>
        <w:jc w:val="both"/>
        <w:rPr>
          <w:rFonts w:eastAsia="PMingLiU" w:cs="Times New Roman"/>
          <w:sz w:val="24"/>
          <w:szCs w:val="24"/>
          <w:lang w:eastAsia="zh-TW"/>
        </w:rPr>
      </w:pPr>
      <w:r w:rsidRPr="00160661">
        <w:rPr>
          <w:rFonts w:eastAsia="PMingLiU" w:cs="Times New Roman"/>
          <w:sz w:val="24"/>
          <w:szCs w:val="24"/>
          <w:lang w:eastAsia="zh-TW"/>
        </w:rPr>
        <w:t xml:space="preserve">Executive </w:t>
      </w:r>
      <w:r w:rsidR="00546D19">
        <w:rPr>
          <w:rFonts w:eastAsia="PMingLiU" w:cs="Times New Roman"/>
          <w:sz w:val="24"/>
          <w:szCs w:val="24"/>
          <w:lang w:eastAsia="zh-TW"/>
        </w:rPr>
        <w:t>s</w:t>
      </w:r>
      <w:r w:rsidRPr="00160661">
        <w:rPr>
          <w:rFonts w:eastAsia="PMingLiU" w:cs="Times New Roman"/>
          <w:sz w:val="24"/>
          <w:szCs w:val="24"/>
          <w:lang w:eastAsia="zh-TW"/>
        </w:rPr>
        <w:t>ummary</w:t>
      </w:r>
    </w:p>
    <w:p w:rsidR="00160661" w:rsidP="000C2BB1" w:rsidRDefault="00160661" w14:paraId="77E3F532" w14:textId="77777777">
      <w:pPr>
        <w:pStyle w:val="ListParagraph"/>
        <w:numPr>
          <w:ilvl w:val="1"/>
          <w:numId w:val="38"/>
        </w:numPr>
        <w:spacing w:after="120" w:line="240" w:lineRule="auto"/>
        <w:jc w:val="both"/>
        <w:rPr>
          <w:rFonts w:eastAsia="PMingLiU" w:cs="Times New Roman"/>
          <w:sz w:val="24"/>
          <w:szCs w:val="24"/>
          <w:lang w:eastAsia="zh-TW"/>
        </w:rPr>
      </w:pPr>
      <w:r w:rsidRPr="00160661">
        <w:rPr>
          <w:rFonts w:eastAsia="PMingLiU" w:cs="Times New Roman"/>
          <w:sz w:val="24"/>
          <w:szCs w:val="24"/>
          <w:lang w:eastAsia="zh-TW"/>
        </w:rPr>
        <w:t>Introduction</w:t>
      </w:r>
    </w:p>
    <w:p w:rsidR="00160661" w:rsidP="000C2BB1" w:rsidRDefault="00160661" w14:paraId="023FF4F0" w14:textId="5E866369">
      <w:pPr>
        <w:pStyle w:val="ListParagraph"/>
        <w:numPr>
          <w:ilvl w:val="1"/>
          <w:numId w:val="38"/>
        </w:numPr>
        <w:spacing w:after="120" w:line="240" w:lineRule="auto"/>
        <w:jc w:val="both"/>
        <w:rPr>
          <w:rFonts w:eastAsia="PMingLiU" w:cs="Times New Roman"/>
          <w:sz w:val="24"/>
          <w:szCs w:val="24"/>
          <w:lang w:eastAsia="zh-TW"/>
        </w:rPr>
      </w:pPr>
      <w:r w:rsidRPr="00160661">
        <w:rPr>
          <w:rFonts w:eastAsia="PMingLiU" w:cs="Times New Roman"/>
          <w:sz w:val="24"/>
          <w:szCs w:val="24"/>
          <w:lang w:eastAsia="zh-TW"/>
        </w:rPr>
        <w:t xml:space="preserve">Evaluation of </w:t>
      </w:r>
      <w:r w:rsidR="00546D19">
        <w:rPr>
          <w:rFonts w:eastAsia="PMingLiU" w:cs="Times New Roman"/>
          <w:sz w:val="24"/>
          <w:szCs w:val="24"/>
          <w:lang w:eastAsia="zh-TW"/>
        </w:rPr>
        <w:t>c</w:t>
      </w:r>
      <w:r w:rsidRPr="00160661">
        <w:rPr>
          <w:rFonts w:eastAsia="PMingLiU" w:cs="Times New Roman"/>
          <w:sz w:val="24"/>
          <w:szCs w:val="24"/>
          <w:lang w:eastAsia="zh-TW"/>
        </w:rPr>
        <w:t xml:space="preserve">urrent </w:t>
      </w:r>
      <w:r w:rsidR="00546D19">
        <w:rPr>
          <w:rFonts w:eastAsia="PMingLiU" w:cs="Times New Roman"/>
          <w:sz w:val="24"/>
          <w:szCs w:val="24"/>
          <w:lang w:eastAsia="zh-TW"/>
        </w:rPr>
        <w:t>m</w:t>
      </w:r>
      <w:r w:rsidRPr="00160661">
        <w:rPr>
          <w:rFonts w:eastAsia="PMingLiU" w:cs="Times New Roman"/>
          <w:sz w:val="24"/>
          <w:szCs w:val="24"/>
          <w:lang w:eastAsia="zh-TW"/>
        </w:rPr>
        <w:t xml:space="preserve">arket &amp; </w:t>
      </w:r>
      <w:r w:rsidR="00546D19">
        <w:rPr>
          <w:rFonts w:eastAsia="PMingLiU" w:cs="Times New Roman"/>
          <w:sz w:val="24"/>
          <w:szCs w:val="24"/>
          <w:lang w:eastAsia="zh-TW"/>
        </w:rPr>
        <w:t>i</w:t>
      </w:r>
      <w:r w:rsidRPr="00160661">
        <w:rPr>
          <w:rFonts w:eastAsia="PMingLiU" w:cs="Times New Roman"/>
          <w:sz w:val="24"/>
          <w:szCs w:val="24"/>
          <w:lang w:eastAsia="zh-TW"/>
        </w:rPr>
        <w:t xml:space="preserve">ndustry </w:t>
      </w:r>
      <w:r w:rsidR="00546D19">
        <w:rPr>
          <w:rFonts w:eastAsia="PMingLiU" w:cs="Times New Roman"/>
          <w:sz w:val="24"/>
          <w:szCs w:val="24"/>
          <w:lang w:eastAsia="zh-TW"/>
        </w:rPr>
        <w:t>n</w:t>
      </w:r>
      <w:r w:rsidRPr="00160661">
        <w:rPr>
          <w:rFonts w:eastAsia="PMingLiU" w:cs="Times New Roman"/>
          <w:sz w:val="24"/>
          <w:szCs w:val="24"/>
          <w:lang w:eastAsia="zh-TW"/>
        </w:rPr>
        <w:t>eeds</w:t>
      </w:r>
    </w:p>
    <w:p w:rsidR="00160661" w:rsidP="000C2BB1" w:rsidRDefault="001E1551" w14:paraId="6BB4CD6B" w14:textId="13C2DCF1">
      <w:pPr>
        <w:pStyle w:val="ListParagraph"/>
        <w:numPr>
          <w:ilvl w:val="1"/>
          <w:numId w:val="38"/>
        </w:numPr>
        <w:spacing w:after="120" w:line="240" w:lineRule="auto"/>
        <w:jc w:val="both"/>
        <w:rPr>
          <w:rFonts w:eastAsia="PMingLiU" w:cs="Times New Roman"/>
          <w:sz w:val="24"/>
          <w:szCs w:val="24"/>
          <w:lang w:eastAsia="zh-TW"/>
        </w:rPr>
      </w:pPr>
      <w:r>
        <w:rPr>
          <w:rFonts w:eastAsia="PMingLiU" w:cs="Times New Roman"/>
          <w:sz w:val="24"/>
          <w:szCs w:val="24"/>
          <w:lang w:eastAsia="zh-TW"/>
        </w:rPr>
        <w:t>Proposing a solution</w:t>
      </w:r>
    </w:p>
    <w:p w:rsidR="00160661" w:rsidP="000C2BB1" w:rsidRDefault="00160661" w14:paraId="7420583C" w14:textId="68083567">
      <w:pPr>
        <w:pStyle w:val="ListParagraph"/>
        <w:numPr>
          <w:ilvl w:val="1"/>
          <w:numId w:val="38"/>
        </w:numPr>
        <w:spacing w:after="120" w:line="240" w:lineRule="auto"/>
        <w:jc w:val="both"/>
        <w:rPr>
          <w:rFonts w:eastAsia="PMingLiU" w:cs="Times New Roman"/>
          <w:sz w:val="24"/>
          <w:szCs w:val="24"/>
          <w:lang w:eastAsia="zh-TW"/>
        </w:rPr>
      </w:pPr>
      <w:r w:rsidRPr="00160661">
        <w:rPr>
          <w:rFonts w:eastAsia="PMingLiU" w:cs="Times New Roman"/>
          <w:sz w:val="24"/>
          <w:szCs w:val="24"/>
          <w:lang w:eastAsia="zh-TW"/>
        </w:rPr>
        <w:t xml:space="preserve">Implementation </w:t>
      </w:r>
      <w:r w:rsidR="001E1551">
        <w:rPr>
          <w:rFonts w:eastAsia="PMingLiU" w:cs="Times New Roman"/>
          <w:sz w:val="24"/>
          <w:szCs w:val="24"/>
          <w:lang w:eastAsia="zh-TW"/>
        </w:rPr>
        <w:t>Plan</w:t>
      </w:r>
    </w:p>
    <w:p w:rsidR="00160661" w:rsidP="000C2BB1" w:rsidRDefault="001E1551" w14:paraId="324B0CF5" w14:textId="16C51FEC">
      <w:pPr>
        <w:pStyle w:val="ListParagraph"/>
        <w:numPr>
          <w:ilvl w:val="1"/>
          <w:numId w:val="38"/>
        </w:numPr>
        <w:spacing w:after="120" w:line="240" w:lineRule="auto"/>
        <w:jc w:val="both"/>
        <w:rPr>
          <w:rFonts w:eastAsia="PMingLiU" w:cs="Times New Roman"/>
          <w:sz w:val="24"/>
          <w:szCs w:val="24"/>
          <w:lang w:eastAsia="zh-TW"/>
        </w:rPr>
      </w:pPr>
      <w:r w:rsidRPr="28431025">
        <w:rPr>
          <w:rFonts w:eastAsia="PMingLiU" w:cs="Times New Roman"/>
          <w:sz w:val="24"/>
          <w:szCs w:val="24"/>
          <w:lang w:eastAsia="zh-TW"/>
        </w:rPr>
        <w:t xml:space="preserve">Financial </w:t>
      </w:r>
      <w:r w:rsidRPr="28431025" w:rsidR="67F92284">
        <w:rPr>
          <w:rFonts w:eastAsia="PMingLiU" w:cs="Times New Roman"/>
          <w:sz w:val="24"/>
          <w:szCs w:val="24"/>
          <w:lang w:eastAsia="zh-TW"/>
        </w:rPr>
        <w:t>Plan</w:t>
      </w:r>
    </w:p>
    <w:p w:rsidR="001E1551" w:rsidP="000C2BB1" w:rsidRDefault="001E1551" w14:paraId="133BA824" w14:textId="399CAD83">
      <w:pPr>
        <w:pStyle w:val="ListParagraph"/>
        <w:numPr>
          <w:ilvl w:val="1"/>
          <w:numId w:val="38"/>
        </w:numPr>
        <w:spacing w:after="120" w:line="240" w:lineRule="auto"/>
        <w:jc w:val="both"/>
        <w:rPr>
          <w:rFonts w:eastAsia="PMingLiU" w:cs="Times New Roman"/>
          <w:sz w:val="24"/>
          <w:szCs w:val="24"/>
          <w:lang w:eastAsia="zh-TW"/>
        </w:rPr>
      </w:pPr>
      <w:r>
        <w:rPr>
          <w:rFonts w:eastAsia="PMingLiU" w:cs="Times New Roman"/>
          <w:sz w:val="24"/>
          <w:szCs w:val="24"/>
          <w:lang w:eastAsia="zh-TW"/>
        </w:rPr>
        <w:t>Conclusion</w:t>
      </w:r>
    </w:p>
    <w:p w:rsidR="00160661" w:rsidP="007A0FE7" w:rsidRDefault="00160661" w14:paraId="10490E36" w14:textId="7E92A29E">
      <w:pPr>
        <w:pStyle w:val="ListParagraph"/>
        <w:numPr>
          <w:ilvl w:val="1"/>
          <w:numId w:val="38"/>
        </w:numPr>
        <w:spacing w:after="120" w:line="240" w:lineRule="auto"/>
        <w:contextualSpacing w:val="0"/>
        <w:jc w:val="both"/>
        <w:rPr>
          <w:rFonts w:eastAsia="PMingLiU" w:cs="Times New Roman"/>
          <w:sz w:val="24"/>
          <w:szCs w:val="24"/>
          <w:lang w:eastAsia="zh-TW"/>
        </w:rPr>
      </w:pPr>
      <w:r>
        <w:rPr>
          <w:rFonts w:hint="eastAsia" w:eastAsia="PMingLiU" w:cs="Times New Roman"/>
          <w:sz w:val="24"/>
          <w:szCs w:val="24"/>
          <w:lang w:eastAsia="zh-TW"/>
        </w:rPr>
        <w:t xml:space="preserve">Reference </w:t>
      </w:r>
      <w:r w:rsidR="00546D19">
        <w:rPr>
          <w:rFonts w:eastAsia="PMingLiU" w:cs="Times New Roman"/>
          <w:sz w:val="24"/>
          <w:szCs w:val="24"/>
          <w:lang w:eastAsia="zh-TW"/>
        </w:rPr>
        <w:t>p</w:t>
      </w:r>
      <w:r>
        <w:rPr>
          <w:rFonts w:hint="eastAsia" w:eastAsia="PMingLiU" w:cs="Times New Roman"/>
          <w:sz w:val="24"/>
          <w:szCs w:val="24"/>
          <w:lang w:eastAsia="zh-TW"/>
        </w:rPr>
        <w:t>age</w:t>
      </w:r>
    </w:p>
    <w:p w:rsidRPr="000C2BB1" w:rsidR="00160661" w:rsidP="6E880EC1" w:rsidRDefault="00160661" w14:paraId="64146FBC" w14:textId="5602F625">
      <w:pPr>
        <w:pStyle w:val="ListParagraph"/>
        <w:numPr>
          <w:ilvl w:val="0"/>
          <w:numId w:val="42"/>
        </w:numPr>
        <w:tabs>
          <w:tab w:val="left" w:pos="270"/>
        </w:tabs>
        <w:spacing w:before="120" w:after="120" w:line="240" w:lineRule="auto"/>
        <w:ind w:left="270" w:hanging="270"/>
        <w:jc w:val="both"/>
        <w:rPr>
          <w:rFonts w:eastAsia="PMingLiU" w:cs="Times New Roman"/>
          <w:sz w:val="24"/>
          <w:szCs w:val="24"/>
          <w:lang w:eastAsia="zh-TW"/>
        </w:rPr>
      </w:pPr>
      <w:r w:rsidRPr="6E880EC1">
        <w:rPr>
          <w:rFonts w:eastAsia="PMingLiU" w:cs="Times New Roman"/>
          <w:sz w:val="24"/>
          <w:szCs w:val="24"/>
          <w:lang w:eastAsia="zh-TW"/>
        </w:rPr>
        <w:t xml:space="preserve">What should the writer do in each of these sections? Match the section with </w:t>
      </w:r>
      <w:r w:rsidRPr="6E880EC1" w:rsidR="009C0BA5">
        <w:rPr>
          <w:rFonts w:eastAsia="PMingLiU" w:cs="Times New Roman"/>
          <w:sz w:val="24"/>
          <w:szCs w:val="24"/>
          <w:lang w:eastAsia="zh-TW"/>
        </w:rPr>
        <w:t>its</w:t>
      </w:r>
      <w:r w:rsidRPr="6E880EC1">
        <w:rPr>
          <w:rFonts w:eastAsia="PMingLiU" w:cs="Times New Roman"/>
          <w:sz w:val="24"/>
          <w:szCs w:val="24"/>
          <w:lang w:eastAsia="zh-TW"/>
        </w:rPr>
        <w:t xml:space="preserve"> description:</w:t>
      </w:r>
    </w:p>
    <w:tbl>
      <w:tblPr>
        <w:tblStyle w:val="TableGrid"/>
        <w:tblW w:w="0" w:type="auto"/>
        <w:tblLook w:val="04A0" w:firstRow="1" w:lastRow="0" w:firstColumn="1" w:lastColumn="0" w:noHBand="0" w:noVBand="1"/>
      </w:tblPr>
      <w:tblGrid>
        <w:gridCol w:w="2515"/>
        <w:gridCol w:w="6480"/>
      </w:tblGrid>
      <w:tr w:rsidR="00160661" w:rsidTr="1E33A618" w14:paraId="4F8B4D3E" w14:textId="77777777">
        <w:tc>
          <w:tcPr>
            <w:tcW w:w="2515" w:type="dxa"/>
          </w:tcPr>
          <w:p w:rsidRPr="00546D19" w:rsidR="00160661" w:rsidP="00160661" w:rsidRDefault="00160661" w14:paraId="536E2171" w14:textId="7E063B6E">
            <w:pPr>
              <w:rPr>
                <w:rFonts w:eastAsia="PMingLiU" w:cs="Times New Roman"/>
                <w:b/>
                <w:bCs/>
                <w:sz w:val="24"/>
                <w:szCs w:val="24"/>
                <w:lang w:eastAsia="zh-TW"/>
              </w:rPr>
            </w:pPr>
            <w:r w:rsidRPr="00546D19">
              <w:rPr>
                <w:rFonts w:hint="eastAsia" w:eastAsia="PMingLiU" w:cs="Times New Roman"/>
                <w:b/>
                <w:bCs/>
                <w:sz w:val="24"/>
                <w:szCs w:val="24"/>
                <w:lang w:eastAsia="zh-TW"/>
              </w:rPr>
              <w:t>Sections</w:t>
            </w:r>
          </w:p>
        </w:tc>
        <w:tc>
          <w:tcPr>
            <w:tcW w:w="6480" w:type="dxa"/>
          </w:tcPr>
          <w:p w:rsidRPr="00546D19" w:rsidR="00160661" w:rsidP="00160661" w:rsidRDefault="00160661" w14:paraId="4305C60A" w14:textId="2CDB1FD9">
            <w:pPr>
              <w:rPr>
                <w:rFonts w:eastAsia="PMingLiU" w:cs="Times New Roman"/>
                <w:b/>
                <w:bCs/>
                <w:sz w:val="24"/>
                <w:szCs w:val="24"/>
                <w:lang w:eastAsia="zh-TW"/>
              </w:rPr>
            </w:pPr>
            <w:r w:rsidRPr="00546D19">
              <w:rPr>
                <w:rFonts w:hint="eastAsia" w:eastAsia="PMingLiU" w:cs="Times New Roman"/>
                <w:b/>
                <w:bCs/>
                <w:sz w:val="24"/>
                <w:szCs w:val="24"/>
                <w:lang w:eastAsia="zh-TW"/>
              </w:rPr>
              <w:t>Descriptions</w:t>
            </w:r>
          </w:p>
        </w:tc>
      </w:tr>
      <w:tr w:rsidR="00546D19" w:rsidTr="1E33A618" w14:paraId="327C46EE" w14:textId="77777777">
        <w:tc>
          <w:tcPr>
            <w:tcW w:w="2515" w:type="dxa"/>
          </w:tcPr>
          <w:p w:rsidRPr="001726C9" w:rsidR="00546D19" w:rsidP="1E33A618" w:rsidRDefault="00546D19" w14:paraId="45622EE2" w14:textId="6548C888">
            <w:pPr>
              <w:rPr>
                <w:rFonts w:eastAsia="PMingLiU" w:cs="Times New Roman"/>
                <w:color w:val="0F9ED5" w:themeColor="accent4"/>
                <w:sz w:val="24"/>
                <w:szCs w:val="24"/>
                <w:lang w:eastAsia="zh-TW"/>
              </w:rPr>
            </w:pPr>
          </w:p>
        </w:tc>
        <w:tc>
          <w:tcPr>
            <w:tcW w:w="6480" w:type="dxa"/>
          </w:tcPr>
          <w:p w:rsidR="00546D19" w:rsidP="00160661" w:rsidRDefault="00546D19" w14:paraId="62AD6EB0" w14:textId="2BE10A00">
            <w:pPr>
              <w:rPr>
                <w:rFonts w:eastAsia="PMingLiU" w:cs="Times New Roman"/>
                <w:sz w:val="24"/>
                <w:szCs w:val="24"/>
                <w:lang w:eastAsia="zh-TW"/>
              </w:rPr>
            </w:pPr>
            <w:r w:rsidRPr="00546D19">
              <w:rPr>
                <w:rFonts w:eastAsia="PMingLiU" w:cs="Times New Roman"/>
                <w:sz w:val="24"/>
                <w:szCs w:val="24"/>
                <w:lang w:eastAsia="zh-TW"/>
              </w:rPr>
              <w:t xml:space="preserve">The writer </w:t>
            </w:r>
            <w:r w:rsidR="001E1551">
              <w:rPr>
                <w:rFonts w:eastAsia="PMingLiU" w:cs="Times New Roman"/>
                <w:sz w:val="24"/>
                <w:szCs w:val="24"/>
                <w:lang w:eastAsia="zh-TW"/>
              </w:rPr>
              <w:t>r</w:t>
            </w:r>
            <w:r w:rsidRPr="001E1551" w:rsidR="001E1551">
              <w:rPr>
                <w:rFonts w:eastAsia="PMingLiU" w:cs="Times New Roman"/>
                <w:sz w:val="24"/>
                <w:szCs w:val="24"/>
                <w:lang w:eastAsia="zh-TW"/>
              </w:rPr>
              <w:t>eiterate</w:t>
            </w:r>
            <w:r w:rsidR="001E1551">
              <w:rPr>
                <w:rFonts w:eastAsia="PMingLiU" w:cs="Times New Roman"/>
                <w:sz w:val="24"/>
                <w:szCs w:val="24"/>
                <w:lang w:eastAsia="zh-TW"/>
              </w:rPr>
              <w:t>s</w:t>
            </w:r>
            <w:r w:rsidRPr="001E1551" w:rsidR="001E1551">
              <w:rPr>
                <w:rFonts w:eastAsia="PMingLiU" w:cs="Times New Roman"/>
                <w:sz w:val="24"/>
                <w:szCs w:val="24"/>
                <w:lang w:eastAsia="zh-TW"/>
              </w:rPr>
              <w:t xml:space="preserve"> the </w:t>
            </w:r>
            <w:r w:rsidR="001E1551">
              <w:rPr>
                <w:rFonts w:eastAsia="PMingLiU" w:cs="Times New Roman"/>
                <w:sz w:val="24"/>
                <w:szCs w:val="24"/>
                <w:lang w:eastAsia="zh-TW"/>
              </w:rPr>
              <w:t xml:space="preserve">communication </w:t>
            </w:r>
            <w:r w:rsidRPr="001E1551" w:rsidR="001E1551">
              <w:rPr>
                <w:rFonts w:eastAsia="PMingLiU" w:cs="Times New Roman"/>
                <w:sz w:val="24"/>
                <w:szCs w:val="24"/>
                <w:lang w:eastAsia="zh-TW"/>
              </w:rPr>
              <w:t xml:space="preserve">problem, </w:t>
            </w:r>
            <w:r w:rsidR="001E1551">
              <w:rPr>
                <w:rFonts w:eastAsia="PMingLiU" w:cs="Times New Roman"/>
                <w:sz w:val="24"/>
                <w:szCs w:val="24"/>
                <w:lang w:eastAsia="zh-TW"/>
              </w:rPr>
              <w:t xml:space="preserve">innovative </w:t>
            </w:r>
            <w:r w:rsidRPr="001E1551" w:rsidR="001E1551">
              <w:rPr>
                <w:rFonts w:eastAsia="PMingLiU" w:cs="Times New Roman"/>
                <w:sz w:val="24"/>
                <w:szCs w:val="24"/>
                <w:lang w:eastAsia="zh-TW"/>
              </w:rPr>
              <w:t>solution, and benefits to leave a compelling impression, ending with a strong call to action</w:t>
            </w:r>
            <w:r w:rsidR="001E1551">
              <w:rPr>
                <w:rFonts w:eastAsia="PMingLiU" w:cs="Times New Roman"/>
                <w:sz w:val="24"/>
                <w:szCs w:val="24"/>
                <w:lang w:eastAsia="zh-TW"/>
              </w:rPr>
              <w:t>.</w:t>
            </w:r>
          </w:p>
        </w:tc>
      </w:tr>
      <w:tr w:rsidR="00160661" w:rsidTr="1E33A618" w14:paraId="466B4894" w14:textId="77777777">
        <w:tc>
          <w:tcPr>
            <w:tcW w:w="2515" w:type="dxa"/>
          </w:tcPr>
          <w:p w:rsidRPr="001726C9" w:rsidR="00160661" w:rsidP="1E33A618" w:rsidRDefault="00160661" w14:paraId="2E1F14AC" w14:textId="75361632">
            <w:pPr>
              <w:rPr>
                <w:rFonts w:eastAsia="PMingLiU" w:cs="Times New Roman"/>
                <w:color w:val="0F9ED5" w:themeColor="accent4"/>
                <w:sz w:val="24"/>
                <w:szCs w:val="24"/>
                <w:lang w:eastAsia="zh-TW"/>
              </w:rPr>
            </w:pPr>
          </w:p>
        </w:tc>
        <w:tc>
          <w:tcPr>
            <w:tcW w:w="6480" w:type="dxa"/>
          </w:tcPr>
          <w:p w:rsidR="00160661" w:rsidP="00160661" w:rsidRDefault="00546D19" w14:paraId="7968D975" w14:textId="6BF68FE3">
            <w:pPr>
              <w:rPr>
                <w:rFonts w:eastAsia="PMingLiU" w:cs="Times New Roman"/>
                <w:sz w:val="24"/>
                <w:szCs w:val="24"/>
                <w:lang w:eastAsia="zh-TW"/>
              </w:rPr>
            </w:pPr>
            <w:r w:rsidRPr="28431025">
              <w:rPr>
                <w:rFonts w:eastAsia="PMingLiU" w:cs="Times New Roman"/>
                <w:sz w:val="24"/>
                <w:szCs w:val="24"/>
                <w:lang w:eastAsia="zh-TW"/>
              </w:rPr>
              <w:t>The writer describes the business environment, identifies</w:t>
            </w:r>
            <w:r w:rsidRPr="28431025" w:rsidR="0B8815F6">
              <w:rPr>
                <w:rFonts w:eastAsia="PMingLiU" w:cs="Times New Roman"/>
                <w:sz w:val="24"/>
                <w:szCs w:val="24"/>
                <w:lang w:eastAsia="zh-TW"/>
              </w:rPr>
              <w:t xml:space="preserve"> the</w:t>
            </w:r>
            <w:r w:rsidRPr="28431025">
              <w:rPr>
                <w:rFonts w:eastAsia="PMingLiU" w:cs="Times New Roman"/>
                <w:sz w:val="24"/>
                <w:szCs w:val="24"/>
                <w:lang w:eastAsia="zh-TW"/>
              </w:rPr>
              <w:t xml:space="preserve"> communication </w:t>
            </w:r>
            <w:r w:rsidRPr="28431025" w:rsidR="001E1551">
              <w:rPr>
                <w:rFonts w:eastAsia="PMingLiU" w:cs="Times New Roman"/>
                <w:sz w:val="24"/>
                <w:szCs w:val="24"/>
                <w:lang w:eastAsia="zh-TW"/>
              </w:rPr>
              <w:t>problem</w:t>
            </w:r>
            <w:r w:rsidRPr="28431025">
              <w:rPr>
                <w:rFonts w:eastAsia="PMingLiU" w:cs="Times New Roman"/>
                <w:sz w:val="24"/>
                <w:szCs w:val="24"/>
                <w:lang w:eastAsia="zh-TW"/>
              </w:rPr>
              <w:t>, and outlines the proposal's objectives and expected outcomes.</w:t>
            </w:r>
          </w:p>
        </w:tc>
      </w:tr>
      <w:tr w:rsidR="00160661" w:rsidTr="1E33A618" w14:paraId="1BE088D9" w14:textId="77777777">
        <w:tc>
          <w:tcPr>
            <w:tcW w:w="2515" w:type="dxa"/>
          </w:tcPr>
          <w:p w:rsidRPr="001726C9" w:rsidR="00160661" w:rsidP="1E33A618" w:rsidRDefault="00160661" w14:paraId="1CCC1EF9" w14:textId="64FC93BB">
            <w:pPr>
              <w:rPr>
                <w:rFonts w:eastAsia="PMingLiU" w:cs="Times New Roman"/>
                <w:color w:val="0F9ED5" w:themeColor="accent4"/>
                <w:sz w:val="24"/>
                <w:szCs w:val="24"/>
                <w:lang w:eastAsia="zh-TW"/>
              </w:rPr>
            </w:pPr>
          </w:p>
        </w:tc>
        <w:tc>
          <w:tcPr>
            <w:tcW w:w="6480" w:type="dxa"/>
          </w:tcPr>
          <w:p w:rsidR="00160661" w:rsidP="00160661" w:rsidRDefault="00546D19" w14:paraId="5DCCFBB0" w14:textId="77140DFC">
            <w:pPr>
              <w:rPr>
                <w:rFonts w:eastAsia="PMingLiU" w:cs="Times New Roman"/>
                <w:sz w:val="24"/>
                <w:szCs w:val="24"/>
                <w:lang w:eastAsia="zh-TW"/>
              </w:rPr>
            </w:pPr>
            <w:r>
              <w:rPr>
                <w:rFonts w:eastAsia="PMingLiU" w:cs="Times New Roman"/>
                <w:sz w:val="24"/>
                <w:szCs w:val="24"/>
                <w:lang w:eastAsia="zh-TW"/>
              </w:rPr>
              <w:t xml:space="preserve">The writer lists the </w:t>
            </w:r>
            <w:r w:rsidRPr="00546D19">
              <w:rPr>
                <w:rFonts w:eastAsia="PMingLiU" w:cs="Times New Roman"/>
                <w:sz w:val="24"/>
                <w:szCs w:val="24"/>
                <w:lang w:eastAsia="zh-TW"/>
              </w:rPr>
              <w:t>proposal title, the company's name, the author's name, the date, and often the recipient</w:t>
            </w:r>
            <w:r>
              <w:rPr>
                <w:rFonts w:eastAsia="PMingLiU" w:cs="Times New Roman"/>
                <w:sz w:val="24"/>
                <w:szCs w:val="24"/>
                <w:lang w:eastAsia="zh-TW"/>
              </w:rPr>
              <w:t>s’</w:t>
            </w:r>
            <w:r w:rsidRPr="00546D19">
              <w:rPr>
                <w:rFonts w:eastAsia="PMingLiU" w:cs="Times New Roman"/>
                <w:sz w:val="24"/>
                <w:szCs w:val="24"/>
                <w:lang w:eastAsia="zh-TW"/>
              </w:rPr>
              <w:t xml:space="preserve"> and </w:t>
            </w:r>
            <w:r>
              <w:rPr>
                <w:rFonts w:eastAsia="PMingLiU" w:cs="Times New Roman"/>
                <w:sz w:val="24"/>
                <w:szCs w:val="24"/>
                <w:lang w:eastAsia="zh-TW"/>
              </w:rPr>
              <w:t xml:space="preserve">their </w:t>
            </w:r>
            <w:r w:rsidRPr="00546D19">
              <w:rPr>
                <w:rFonts w:eastAsia="PMingLiU" w:cs="Times New Roman"/>
                <w:sz w:val="24"/>
                <w:szCs w:val="24"/>
                <w:lang w:eastAsia="zh-TW"/>
              </w:rPr>
              <w:t>company</w:t>
            </w:r>
            <w:r>
              <w:rPr>
                <w:rFonts w:eastAsia="PMingLiU" w:cs="Times New Roman"/>
                <w:sz w:val="24"/>
                <w:szCs w:val="24"/>
                <w:lang w:eastAsia="zh-TW"/>
              </w:rPr>
              <w:t xml:space="preserve"> name.</w:t>
            </w:r>
          </w:p>
        </w:tc>
      </w:tr>
      <w:tr w:rsidR="00546D19" w:rsidTr="1E33A618" w14:paraId="39029944" w14:textId="77777777">
        <w:tc>
          <w:tcPr>
            <w:tcW w:w="2515" w:type="dxa"/>
          </w:tcPr>
          <w:p w:rsidRPr="001726C9" w:rsidR="00546D19" w:rsidP="1E33A618" w:rsidRDefault="00546D19" w14:paraId="54021641" w14:textId="19A8168A">
            <w:pPr>
              <w:rPr>
                <w:rFonts w:eastAsia="PMingLiU" w:cs="Times New Roman"/>
                <w:color w:val="0F9ED5" w:themeColor="accent4"/>
                <w:sz w:val="24"/>
                <w:szCs w:val="24"/>
                <w:lang w:eastAsia="zh-TW"/>
              </w:rPr>
            </w:pPr>
          </w:p>
        </w:tc>
        <w:tc>
          <w:tcPr>
            <w:tcW w:w="6480" w:type="dxa"/>
          </w:tcPr>
          <w:p w:rsidR="00546D19" w:rsidP="00160661" w:rsidRDefault="00546D19" w14:paraId="6F1CA569" w14:textId="34321EEB">
            <w:pPr>
              <w:rPr>
                <w:rFonts w:eastAsia="PMingLiU" w:cs="Times New Roman"/>
                <w:sz w:val="24"/>
                <w:szCs w:val="24"/>
                <w:lang w:eastAsia="zh-TW"/>
              </w:rPr>
            </w:pPr>
            <w:r w:rsidRPr="00546D19">
              <w:rPr>
                <w:rFonts w:eastAsia="PMingLiU" w:cs="Times New Roman"/>
                <w:sz w:val="24"/>
                <w:szCs w:val="24"/>
                <w:lang w:eastAsia="zh-TW"/>
              </w:rPr>
              <w:t>The writer explains the innovative solution, details its value, and highlights competitive advantages.</w:t>
            </w:r>
          </w:p>
        </w:tc>
      </w:tr>
      <w:tr w:rsidR="00160661" w:rsidTr="1E33A618" w14:paraId="6705D645" w14:textId="77777777">
        <w:tc>
          <w:tcPr>
            <w:tcW w:w="2515" w:type="dxa"/>
          </w:tcPr>
          <w:p w:rsidRPr="001726C9" w:rsidR="00160661" w:rsidP="1E33A618" w:rsidRDefault="00160661" w14:paraId="0FEEB49E" w14:textId="41AA9812">
            <w:pPr>
              <w:rPr>
                <w:rFonts w:eastAsia="PMingLiU" w:cs="Times New Roman"/>
                <w:color w:val="0F9ED5" w:themeColor="accent4"/>
                <w:sz w:val="24"/>
                <w:szCs w:val="24"/>
                <w:lang w:eastAsia="zh-TW"/>
              </w:rPr>
            </w:pPr>
          </w:p>
        </w:tc>
        <w:tc>
          <w:tcPr>
            <w:tcW w:w="6480" w:type="dxa"/>
          </w:tcPr>
          <w:p w:rsidR="00160661" w:rsidP="00160661" w:rsidRDefault="00546D19" w14:paraId="5393C553" w14:textId="668E3C45">
            <w:pPr>
              <w:rPr>
                <w:rFonts w:eastAsia="PMingLiU" w:cs="Times New Roman"/>
                <w:sz w:val="24"/>
                <w:szCs w:val="24"/>
                <w:lang w:eastAsia="zh-TW"/>
              </w:rPr>
            </w:pPr>
            <w:r w:rsidRPr="6E880EC1">
              <w:rPr>
                <w:rFonts w:eastAsia="PMingLiU" w:cs="Times New Roman"/>
                <w:sz w:val="24"/>
                <w:szCs w:val="24"/>
                <w:lang w:eastAsia="zh-TW"/>
              </w:rPr>
              <w:t xml:space="preserve">The writer acknowledges any work written by others using any one of the standard referencing </w:t>
            </w:r>
            <w:r w:rsidRPr="6E880EC1" w:rsidR="00C7592E">
              <w:rPr>
                <w:rFonts w:eastAsia="PMingLiU" w:cs="Times New Roman"/>
                <w:sz w:val="24"/>
                <w:szCs w:val="24"/>
                <w:lang w:eastAsia="zh-TW"/>
              </w:rPr>
              <w:t>styles</w:t>
            </w:r>
            <w:r w:rsidRPr="6E880EC1">
              <w:rPr>
                <w:rFonts w:eastAsia="PMingLiU" w:cs="Times New Roman"/>
                <w:sz w:val="24"/>
                <w:szCs w:val="24"/>
                <w:lang w:eastAsia="zh-TW"/>
              </w:rPr>
              <w:t xml:space="preserve"> (APA 7</w:t>
            </w:r>
            <w:r w:rsidRPr="6E880EC1">
              <w:rPr>
                <w:rFonts w:eastAsia="PMingLiU" w:cs="Times New Roman"/>
                <w:sz w:val="24"/>
                <w:szCs w:val="24"/>
                <w:vertAlign w:val="superscript"/>
                <w:lang w:eastAsia="zh-TW"/>
              </w:rPr>
              <w:t>th</w:t>
            </w:r>
            <w:r w:rsidRPr="6E880EC1">
              <w:rPr>
                <w:rFonts w:eastAsia="PMingLiU" w:cs="Times New Roman"/>
                <w:sz w:val="24"/>
                <w:szCs w:val="24"/>
                <w:lang w:eastAsia="zh-TW"/>
              </w:rPr>
              <w:t xml:space="preserve"> edition for this course).</w:t>
            </w:r>
          </w:p>
        </w:tc>
      </w:tr>
      <w:tr w:rsidR="00546D19" w:rsidTr="1E33A618" w14:paraId="45220261" w14:textId="77777777">
        <w:tc>
          <w:tcPr>
            <w:tcW w:w="2515" w:type="dxa"/>
          </w:tcPr>
          <w:p w:rsidRPr="001726C9" w:rsidR="00546D19" w:rsidP="1E33A618" w:rsidRDefault="00546D19" w14:paraId="1D4D6409" w14:textId="47F49531">
            <w:pPr>
              <w:rPr>
                <w:rFonts w:eastAsia="PMingLiU" w:cs="Times New Roman"/>
                <w:color w:val="0F9ED5" w:themeColor="accent4"/>
                <w:sz w:val="24"/>
                <w:szCs w:val="24"/>
                <w:lang w:eastAsia="zh-TW"/>
              </w:rPr>
            </w:pPr>
          </w:p>
        </w:tc>
        <w:tc>
          <w:tcPr>
            <w:tcW w:w="6480" w:type="dxa"/>
          </w:tcPr>
          <w:p w:rsidRPr="00546D19" w:rsidR="00546D19" w:rsidP="00160661" w:rsidRDefault="00546D19" w14:paraId="3D035D60" w14:textId="4E9A3157">
            <w:pPr>
              <w:rPr>
                <w:rFonts w:eastAsia="PMingLiU" w:cs="Times New Roman"/>
                <w:sz w:val="24"/>
                <w:szCs w:val="24"/>
                <w:lang w:eastAsia="zh-TW"/>
              </w:rPr>
            </w:pPr>
            <w:r w:rsidRPr="00546D19">
              <w:rPr>
                <w:rFonts w:eastAsia="PMingLiU" w:cs="Times New Roman"/>
                <w:sz w:val="24"/>
                <w:szCs w:val="24"/>
                <w:lang w:eastAsia="zh-TW"/>
              </w:rPr>
              <w:t>The writer outlines a clear operational plan, specifies a timeline, and allocates resources for the solution.</w:t>
            </w:r>
          </w:p>
        </w:tc>
      </w:tr>
      <w:tr w:rsidR="001E1551" w:rsidTr="1E33A618" w14:paraId="49468D79" w14:textId="77777777">
        <w:tc>
          <w:tcPr>
            <w:tcW w:w="2515" w:type="dxa"/>
          </w:tcPr>
          <w:p w:rsidRPr="001726C9" w:rsidR="001E1551" w:rsidP="1E33A618" w:rsidRDefault="001E1551" w14:paraId="2E87611B" w14:textId="09DEF17D">
            <w:pPr>
              <w:rPr>
                <w:rFonts w:eastAsia="PMingLiU" w:cs="Times New Roman"/>
                <w:color w:val="0F9ED5" w:themeColor="accent4"/>
                <w:sz w:val="24"/>
                <w:szCs w:val="24"/>
                <w:lang w:eastAsia="zh-TW"/>
              </w:rPr>
            </w:pPr>
          </w:p>
        </w:tc>
        <w:tc>
          <w:tcPr>
            <w:tcW w:w="6480" w:type="dxa"/>
          </w:tcPr>
          <w:p w:rsidRPr="00546D19" w:rsidR="001E1551" w:rsidP="00160661" w:rsidRDefault="001E1551" w14:paraId="1AA50F3E" w14:textId="332BD227">
            <w:pPr>
              <w:rPr>
                <w:rFonts w:eastAsia="PMingLiU" w:cs="Times New Roman"/>
                <w:sz w:val="24"/>
                <w:szCs w:val="24"/>
                <w:lang w:eastAsia="zh-TW"/>
              </w:rPr>
            </w:pPr>
            <w:r>
              <w:rPr>
                <w:rFonts w:eastAsia="PMingLiU" w:cs="Times New Roman"/>
                <w:sz w:val="24"/>
                <w:szCs w:val="24"/>
                <w:lang w:eastAsia="zh-TW"/>
              </w:rPr>
              <w:t>The writer h</w:t>
            </w:r>
            <w:r w:rsidRPr="001E1551">
              <w:rPr>
                <w:rFonts w:eastAsia="PMingLiU" w:cs="Times New Roman"/>
                <w:sz w:val="24"/>
                <w:szCs w:val="24"/>
                <w:lang w:eastAsia="zh-TW"/>
              </w:rPr>
              <w:t>ighlight</w:t>
            </w:r>
            <w:r>
              <w:rPr>
                <w:rFonts w:eastAsia="PMingLiU" w:cs="Times New Roman"/>
                <w:sz w:val="24"/>
                <w:szCs w:val="24"/>
                <w:lang w:eastAsia="zh-TW"/>
              </w:rPr>
              <w:t>s</w:t>
            </w:r>
            <w:r w:rsidRPr="001E1551">
              <w:rPr>
                <w:rFonts w:eastAsia="PMingLiU" w:cs="Times New Roman"/>
                <w:sz w:val="24"/>
                <w:szCs w:val="24"/>
                <w:lang w:eastAsia="zh-TW"/>
              </w:rPr>
              <w:t xml:space="preserve"> projected revenues, expenses, and profitability to demonstrate financial </w:t>
            </w:r>
            <w:r>
              <w:rPr>
                <w:rFonts w:eastAsia="PMingLiU" w:cs="Times New Roman"/>
                <w:sz w:val="24"/>
                <w:szCs w:val="24"/>
                <w:lang w:eastAsia="zh-TW"/>
              </w:rPr>
              <w:t>feasibility of</w:t>
            </w:r>
            <w:r w:rsidRPr="001E1551">
              <w:rPr>
                <w:rFonts w:eastAsia="PMingLiU" w:cs="Times New Roman"/>
                <w:sz w:val="24"/>
                <w:szCs w:val="24"/>
                <w:lang w:eastAsia="zh-TW"/>
              </w:rPr>
              <w:t xml:space="preserve"> the </w:t>
            </w:r>
            <w:r>
              <w:rPr>
                <w:rFonts w:eastAsia="PMingLiU" w:cs="Times New Roman"/>
                <w:sz w:val="24"/>
                <w:szCs w:val="24"/>
                <w:lang w:eastAsia="zh-TW"/>
              </w:rPr>
              <w:t>innovative solution</w:t>
            </w:r>
            <w:r w:rsidRPr="001E1551">
              <w:rPr>
                <w:rFonts w:eastAsia="PMingLiU" w:cs="Times New Roman"/>
                <w:sz w:val="24"/>
                <w:szCs w:val="24"/>
                <w:lang w:eastAsia="zh-TW"/>
              </w:rPr>
              <w:t>.</w:t>
            </w:r>
          </w:p>
        </w:tc>
      </w:tr>
      <w:tr w:rsidR="00160661" w:rsidTr="1E33A618" w14:paraId="03F335CA" w14:textId="77777777">
        <w:tc>
          <w:tcPr>
            <w:tcW w:w="2515" w:type="dxa"/>
          </w:tcPr>
          <w:p w:rsidRPr="001726C9" w:rsidR="00160661" w:rsidP="1E33A618" w:rsidRDefault="00160661" w14:paraId="65F9FC17" w14:textId="15C3E077">
            <w:pPr>
              <w:rPr>
                <w:rFonts w:eastAsia="PMingLiU" w:cs="Times New Roman"/>
                <w:color w:val="0F9ED5" w:themeColor="accent4"/>
                <w:sz w:val="24"/>
                <w:szCs w:val="24"/>
                <w:lang w:eastAsia="zh-TW"/>
              </w:rPr>
            </w:pPr>
          </w:p>
        </w:tc>
        <w:tc>
          <w:tcPr>
            <w:tcW w:w="6480" w:type="dxa"/>
          </w:tcPr>
          <w:p w:rsidR="00160661" w:rsidP="00160661" w:rsidRDefault="00546D19" w14:paraId="4248F531" w14:textId="5557836E">
            <w:pPr>
              <w:rPr>
                <w:rFonts w:eastAsia="PMingLiU" w:cs="Times New Roman"/>
                <w:sz w:val="24"/>
                <w:szCs w:val="24"/>
                <w:lang w:eastAsia="zh-TW"/>
              </w:rPr>
            </w:pPr>
            <w:r w:rsidRPr="00546D19">
              <w:rPr>
                <w:rFonts w:eastAsia="PMingLiU" w:cs="Times New Roman"/>
                <w:sz w:val="24"/>
                <w:szCs w:val="24"/>
                <w:lang w:eastAsia="zh-TW"/>
              </w:rPr>
              <w:t>The writer summarizes the communication problem, presents the innovative solution, and highlights its potential business impact.</w:t>
            </w:r>
          </w:p>
        </w:tc>
      </w:tr>
      <w:tr w:rsidR="00160661" w:rsidTr="1E33A618" w14:paraId="100AFAB9" w14:textId="77777777">
        <w:tc>
          <w:tcPr>
            <w:tcW w:w="2515" w:type="dxa"/>
          </w:tcPr>
          <w:p w:rsidRPr="00546D19" w:rsidR="00160661" w:rsidP="00160661" w:rsidRDefault="00160661" w14:paraId="20164FA2" w14:textId="5B133C2F">
            <w:pPr>
              <w:rPr>
                <w:rFonts w:eastAsia="PMingLiU" w:cs="Times New Roman"/>
                <w:color w:val="0070C0"/>
                <w:sz w:val="24"/>
                <w:szCs w:val="24"/>
                <w:lang w:eastAsia="zh-TW"/>
              </w:rPr>
            </w:pPr>
          </w:p>
        </w:tc>
        <w:tc>
          <w:tcPr>
            <w:tcW w:w="6480" w:type="dxa"/>
          </w:tcPr>
          <w:p w:rsidR="00160661" w:rsidP="00160661" w:rsidRDefault="00546D19" w14:paraId="12F9B114" w14:textId="346F3C2B">
            <w:pPr>
              <w:rPr>
                <w:rFonts w:eastAsia="PMingLiU" w:cs="Times New Roman"/>
                <w:sz w:val="24"/>
                <w:szCs w:val="24"/>
                <w:lang w:eastAsia="zh-TW"/>
              </w:rPr>
            </w:pPr>
            <w:r w:rsidRPr="00546D19">
              <w:rPr>
                <w:rFonts w:eastAsia="PMingLiU" w:cs="Times New Roman"/>
                <w:sz w:val="24"/>
                <w:szCs w:val="24"/>
                <w:lang w:eastAsia="zh-TW"/>
              </w:rPr>
              <w:t xml:space="preserve">The writer identifies market needs </w:t>
            </w:r>
            <w:r>
              <w:rPr>
                <w:rFonts w:eastAsia="PMingLiU" w:cs="Times New Roman"/>
                <w:sz w:val="24"/>
                <w:szCs w:val="24"/>
                <w:lang w:eastAsia="zh-TW"/>
              </w:rPr>
              <w:t xml:space="preserve">and </w:t>
            </w:r>
            <w:r w:rsidRPr="00546D19">
              <w:rPr>
                <w:rFonts w:eastAsia="PMingLiU" w:cs="Times New Roman"/>
                <w:sz w:val="24"/>
                <w:szCs w:val="24"/>
                <w:lang w:eastAsia="zh-TW"/>
              </w:rPr>
              <w:t>critiques current communication strategies</w:t>
            </w:r>
            <w:r>
              <w:rPr>
                <w:rFonts w:eastAsia="PMingLiU" w:cs="Times New Roman"/>
                <w:sz w:val="24"/>
                <w:szCs w:val="24"/>
                <w:lang w:eastAsia="zh-TW"/>
              </w:rPr>
              <w:t>.</w:t>
            </w:r>
          </w:p>
        </w:tc>
      </w:tr>
    </w:tbl>
    <w:p w:rsidR="00681409" w:rsidP="00160661" w:rsidRDefault="00681409" w14:paraId="5E63AED0" w14:textId="77777777">
      <w:pPr>
        <w:spacing w:after="120" w:line="240" w:lineRule="auto"/>
        <w:jc w:val="both"/>
        <w:rPr>
          <w:rFonts w:eastAsia="PMingLiU" w:cs="Times New Roman"/>
          <w:sz w:val="24"/>
          <w:szCs w:val="24"/>
          <w:lang w:eastAsia="zh-TW"/>
        </w:rPr>
      </w:pPr>
    </w:p>
    <w:p w:rsidR="000C2BB1" w:rsidP="1E33A618" w:rsidRDefault="000C2BB1" w14:paraId="055F1B4B" w14:textId="09F91CBF">
      <w:pPr>
        <w:pStyle w:val="ListParagraph"/>
        <w:numPr>
          <w:ilvl w:val="0"/>
          <w:numId w:val="42"/>
        </w:numPr>
        <w:tabs>
          <w:tab w:val="left" w:pos="270"/>
        </w:tabs>
        <w:spacing w:before="120" w:after="120" w:line="240" w:lineRule="auto"/>
        <w:ind w:left="270" w:hanging="270"/>
        <w:jc w:val="both"/>
        <w:rPr>
          <w:rFonts w:eastAsia="PMingLiU" w:cs="Times New Roman"/>
          <w:sz w:val="24"/>
          <w:szCs w:val="24"/>
          <w:lang w:eastAsia="zh-TW"/>
        </w:rPr>
      </w:pPr>
      <w:r w:rsidRPr="1E33A618">
        <w:rPr>
          <w:rFonts w:eastAsia="PMingLiU" w:cs="Times New Roman"/>
          <w:sz w:val="24"/>
          <w:szCs w:val="24"/>
          <w:lang w:eastAsia="zh-TW"/>
        </w:rPr>
        <w:t>Which sections do you think are the most important in this proposal? Which sections should be relatively shorter?</w:t>
      </w:r>
    </w:p>
    <w:p w:rsidRPr="00160661" w:rsidR="00B3271A" w:rsidP="6E880EC1" w:rsidRDefault="00B3271A" w14:paraId="5A6C3A81" w14:textId="58DE5A6A">
      <w:pPr>
        <w:pStyle w:val="ListParagraph"/>
        <w:numPr>
          <w:ilvl w:val="0"/>
          <w:numId w:val="42"/>
        </w:numPr>
        <w:tabs>
          <w:tab w:val="left" w:pos="270"/>
        </w:tabs>
        <w:spacing w:before="120" w:after="120" w:line="240" w:lineRule="auto"/>
        <w:ind w:left="270" w:hanging="270"/>
        <w:jc w:val="both"/>
        <w:rPr>
          <w:rFonts w:eastAsia="PMingLiU" w:cs="Times New Roman"/>
          <w:sz w:val="24"/>
          <w:szCs w:val="24"/>
          <w:lang w:eastAsia="zh-TW"/>
        </w:rPr>
      </w:pPr>
      <w:r w:rsidRPr="5770769B">
        <w:rPr>
          <w:rFonts w:eastAsia="PMingLiU" w:cs="Times New Roman"/>
          <w:sz w:val="24"/>
          <w:szCs w:val="24"/>
          <w:lang w:eastAsia="zh-TW"/>
        </w:rPr>
        <w:t xml:space="preserve">Before class, you posted two questions about this assessment. Share your questions with your classmates. Can you answer each other’s questions? If not, check with your </w:t>
      </w:r>
      <w:r w:rsidRPr="5770769B" w:rsidR="00094DF9">
        <w:rPr>
          <w:rFonts w:eastAsia="PMingLiU" w:cs="Times New Roman"/>
          <w:sz w:val="24"/>
          <w:szCs w:val="24"/>
          <w:lang w:eastAsia="zh-TW"/>
        </w:rPr>
        <w:t xml:space="preserve">lecturer </w:t>
      </w:r>
      <w:r w:rsidRPr="5770769B">
        <w:rPr>
          <w:rFonts w:eastAsia="PMingLiU" w:cs="Times New Roman"/>
          <w:sz w:val="24"/>
          <w:szCs w:val="24"/>
          <w:lang w:eastAsia="zh-TW"/>
        </w:rPr>
        <w:t>now.</w:t>
      </w:r>
    </w:p>
    <w:p w:rsidRPr="006138DA" w:rsidR="005C38A0" w:rsidP="42DD04C4" w:rsidRDefault="005C38A0" w14:paraId="2C0AD5E9" w14:textId="635F2D21">
      <w:pPr>
        <w:pStyle w:val="Normal"/>
        <w:rPr>
          <w:rFonts w:cs="Times New Roman"/>
          <w:b w:val="1"/>
          <w:bCs w:val="1"/>
          <w:sz w:val="24"/>
          <w:szCs w:val="24"/>
        </w:rPr>
      </w:pPr>
      <w:r w:rsidRPr="42DD04C4" w:rsidR="005C38A0">
        <w:rPr>
          <w:rFonts w:cs="Times New Roman"/>
          <w:b w:val="1"/>
          <w:bCs w:val="1"/>
          <w:sz w:val="24"/>
          <w:szCs w:val="24"/>
        </w:rPr>
        <w:t>Activity 2 | Writing “Section 2: Introduction”</w:t>
      </w:r>
      <w:r w:rsidRPr="42DD04C4" w:rsidR="005C38A0">
        <w:rPr>
          <w:rFonts w:cs="Times New Roman"/>
          <w:b w:val="1"/>
          <w:bCs w:val="1"/>
          <w:color w:val="0070C0"/>
          <w:sz w:val="24"/>
          <w:szCs w:val="24"/>
        </w:rPr>
        <w:t xml:space="preserve"> </w:t>
      </w:r>
    </w:p>
    <w:p w:rsidR="005C38A0" w:rsidP="005C38A0" w:rsidRDefault="005C38A0" w14:paraId="36BD23B0" w14:textId="2618C4FB">
      <w:pPr>
        <w:tabs>
          <w:tab w:val="left" w:pos="270"/>
        </w:tabs>
        <w:spacing w:before="120" w:after="120" w:line="240" w:lineRule="auto"/>
        <w:jc w:val="both"/>
        <w:rPr>
          <w:rFonts w:eastAsia="PMingLiU" w:cs="Times New Roman"/>
          <w:color w:val="000000" w:themeColor="text1"/>
          <w:sz w:val="24"/>
          <w:szCs w:val="24"/>
          <w:lang w:eastAsia="zh-TW"/>
        </w:rPr>
      </w:pPr>
      <w:r w:rsidRPr="28431025">
        <w:rPr>
          <w:rFonts w:eastAsia="PMingLiU" w:cs="Times New Roman"/>
          <w:color w:val="000000" w:themeColor="text1"/>
          <w:sz w:val="24"/>
          <w:szCs w:val="24"/>
          <w:lang w:eastAsia="zh-TW"/>
        </w:rPr>
        <w:t>The introduction section of a business p</w:t>
      </w:r>
      <w:r w:rsidRPr="28431025" w:rsidR="3C8EFBAB">
        <w:rPr>
          <w:rFonts w:eastAsia="PMingLiU" w:cs="Times New Roman"/>
          <w:color w:val="000000" w:themeColor="text1"/>
          <w:sz w:val="24"/>
          <w:szCs w:val="24"/>
          <w:lang w:eastAsia="zh-TW"/>
        </w:rPr>
        <w:t>roposal</w:t>
      </w:r>
      <w:r w:rsidRPr="28431025">
        <w:rPr>
          <w:rFonts w:eastAsia="PMingLiU" w:cs="Times New Roman"/>
          <w:color w:val="000000" w:themeColor="text1"/>
          <w:sz w:val="24"/>
          <w:szCs w:val="24"/>
          <w:lang w:eastAsia="zh-TW"/>
        </w:rPr>
        <w:t xml:space="preserve"> sets the scene for everything that follows. It is your opportunity to grab the reader’s attention, provide a snapshot of your business idea, and outline the purpose of the p</w:t>
      </w:r>
      <w:r w:rsidRPr="28431025" w:rsidR="28673146">
        <w:rPr>
          <w:rFonts w:eastAsia="PMingLiU" w:cs="Times New Roman"/>
          <w:color w:val="000000" w:themeColor="text1"/>
          <w:sz w:val="24"/>
          <w:szCs w:val="24"/>
          <w:lang w:eastAsia="zh-TW"/>
        </w:rPr>
        <w:t>roposal</w:t>
      </w:r>
      <w:r w:rsidRPr="28431025">
        <w:rPr>
          <w:rFonts w:eastAsia="PMingLiU" w:cs="Times New Roman"/>
          <w:color w:val="000000" w:themeColor="text1"/>
          <w:sz w:val="24"/>
          <w:szCs w:val="24"/>
          <w:lang w:eastAsia="zh-TW"/>
        </w:rPr>
        <w:t>. It is also important to keep your ideas succinct and to the point as you are recommended to write about 120-150 words. In this activity, you will learn how to craft a compelling introduction that captivates stakeholders and potential investors and leaves them eager to learn more about your business.</w:t>
      </w:r>
    </w:p>
    <w:p w:rsidR="005C38A0" w:rsidP="005C38A0" w:rsidRDefault="005C38A0" w14:paraId="110EDAD3" w14:textId="5C3F0807">
      <w:pPr>
        <w:tabs>
          <w:tab w:val="left" w:pos="270"/>
        </w:tabs>
        <w:spacing w:before="120" w:after="120" w:line="240" w:lineRule="auto"/>
        <w:jc w:val="both"/>
        <w:rPr>
          <w:rFonts w:eastAsia="PMingLiU" w:cs="Times New Roman"/>
          <w:color w:val="000000" w:themeColor="text1"/>
          <w:sz w:val="24"/>
          <w:szCs w:val="24"/>
          <w:lang w:eastAsia="zh-TW"/>
        </w:rPr>
      </w:pPr>
      <w:r w:rsidRPr="28431025">
        <w:rPr>
          <w:rFonts w:eastAsia="PMingLiU" w:cs="Times New Roman"/>
          <w:color w:val="000000" w:themeColor="text1"/>
          <w:sz w:val="24"/>
          <w:szCs w:val="24"/>
          <w:lang w:eastAsia="zh-TW"/>
        </w:rPr>
        <w:t>1. With a partner, discuss what elements should be included in the introduction section of a business p</w:t>
      </w:r>
      <w:r w:rsidRPr="28431025" w:rsidR="5FC74D34">
        <w:rPr>
          <w:rFonts w:eastAsia="PMingLiU" w:cs="Times New Roman"/>
          <w:color w:val="000000" w:themeColor="text1"/>
          <w:sz w:val="24"/>
          <w:szCs w:val="24"/>
          <w:lang w:eastAsia="zh-TW"/>
        </w:rPr>
        <w:t>roposal</w:t>
      </w:r>
      <w:r w:rsidRPr="28431025">
        <w:rPr>
          <w:rFonts w:eastAsia="PMingLiU" w:cs="Times New Roman"/>
          <w:color w:val="000000" w:themeColor="text1"/>
          <w:sz w:val="24"/>
          <w:szCs w:val="24"/>
          <w:lang w:eastAsia="zh-TW"/>
        </w:rPr>
        <w:t xml:space="preserve"> to arouse your audience’s interest in learning more about your business.</w:t>
      </w:r>
    </w:p>
    <w:p w:rsidR="005C38A0" w:rsidP="005C38A0" w:rsidRDefault="005C38A0" w14:paraId="13345229" w14:textId="77078E01">
      <w:pPr>
        <w:tabs>
          <w:tab w:val="left" w:pos="270"/>
        </w:tabs>
        <w:spacing w:before="120" w:after="120" w:line="240" w:lineRule="auto"/>
        <w:jc w:val="both"/>
        <w:rPr>
          <w:rFonts w:eastAsia="PMingLiU" w:cs="Times New Roman"/>
          <w:color w:val="000000" w:themeColor="text1"/>
          <w:sz w:val="24"/>
          <w:szCs w:val="24"/>
          <w:lang w:eastAsia="zh-TW"/>
        </w:rPr>
      </w:pPr>
      <w:r w:rsidRPr="28431025">
        <w:rPr>
          <w:rFonts w:eastAsia="PMingLiU" w:cs="Times New Roman"/>
          <w:color w:val="000000" w:themeColor="text1"/>
          <w:sz w:val="24"/>
          <w:szCs w:val="24"/>
          <w:lang w:eastAsia="zh-TW"/>
        </w:rPr>
        <w:t>2. Read the following sample introduction section of a business p</w:t>
      </w:r>
      <w:r w:rsidRPr="28431025" w:rsidR="0845704B">
        <w:rPr>
          <w:rFonts w:eastAsia="PMingLiU" w:cs="Times New Roman"/>
          <w:color w:val="000000" w:themeColor="text1"/>
          <w:sz w:val="24"/>
          <w:szCs w:val="24"/>
          <w:lang w:eastAsia="zh-TW"/>
        </w:rPr>
        <w:t>roposal</w:t>
      </w:r>
      <w:r w:rsidRPr="28431025">
        <w:rPr>
          <w:rFonts w:eastAsia="PMingLiU" w:cs="Times New Roman"/>
          <w:color w:val="000000" w:themeColor="text1"/>
          <w:sz w:val="24"/>
          <w:szCs w:val="24"/>
          <w:lang w:eastAsia="zh-TW"/>
        </w:rPr>
        <w:t xml:space="preserve">. Analyze its structure by </w:t>
      </w:r>
      <w:r w:rsidRPr="28431025" w:rsidR="005450D1">
        <w:rPr>
          <w:rFonts w:eastAsia="PMingLiU" w:cs="Times New Roman"/>
          <w:color w:val="000000" w:themeColor="text1"/>
          <w:sz w:val="24"/>
          <w:szCs w:val="24"/>
          <w:lang w:eastAsia="zh-TW"/>
        </w:rPr>
        <w:t>matching</w:t>
      </w:r>
      <w:r w:rsidRPr="28431025">
        <w:rPr>
          <w:rFonts w:eastAsia="PMingLiU" w:cs="Times New Roman"/>
          <w:color w:val="000000" w:themeColor="text1"/>
          <w:sz w:val="24"/>
          <w:szCs w:val="24"/>
          <w:lang w:eastAsia="zh-TW"/>
        </w:rPr>
        <w:t xml:space="preserve"> the purpose</w:t>
      </w:r>
      <w:r w:rsidRPr="28431025" w:rsidR="005450D1">
        <w:rPr>
          <w:rFonts w:eastAsia="PMingLiU" w:cs="Times New Roman"/>
          <w:color w:val="000000" w:themeColor="text1"/>
          <w:sz w:val="24"/>
          <w:szCs w:val="24"/>
          <w:lang w:eastAsia="zh-TW"/>
        </w:rPr>
        <w:t>s</w:t>
      </w:r>
      <w:r w:rsidRPr="28431025">
        <w:rPr>
          <w:rFonts w:eastAsia="PMingLiU" w:cs="Times New Roman"/>
          <w:color w:val="000000" w:themeColor="text1"/>
          <w:sz w:val="24"/>
          <w:szCs w:val="24"/>
          <w:lang w:eastAsia="zh-TW"/>
        </w:rPr>
        <w:t xml:space="preserve"> </w:t>
      </w:r>
      <w:r w:rsidRPr="28431025" w:rsidR="005450D1">
        <w:rPr>
          <w:rFonts w:eastAsia="PMingLiU" w:cs="Times New Roman"/>
          <w:color w:val="000000" w:themeColor="text1"/>
          <w:sz w:val="24"/>
          <w:szCs w:val="24"/>
          <w:lang w:eastAsia="zh-TW"/>
        </w:rPr>
        <w:t>with the</w:t>
      </w:r>
      <w:r w:rsidRPr="28431025">
        <w:rPr>
          <w:rFonts w:eastAsia="PMingLiU" w:cs="Times New Roman"/>
          <w:color w:val="000000" w:themeColor="text1"/>
          <w:sz w:val="24"/>
          <w:szCs w:val="24"/>
          <w:lang w:eastAsia="zh-TW"/>
        </w:rPr>
        <w:t xml:space="preserve"> numbered sentence</w:t>
      </w:r>
      <w:r w:rsidRPr="28431025" w:rsidR="005450D1">
        <w:rPr>
          <w:rFonts w:eastAsia="PMingLiU" w:cs="Times New Roman"/>
          <w:color w:val="000000" w:themeColor="text1"/>
          <w:sz w:val="24"/>
          <w:szCs w:val="24"/>
          <w:lang w:eastAsia="zh-TW"/>
        </w:rPr>
        <w:t>s</w:t>
      </w:r>
      <w:r w:rsidRPr="28431025">
        <w:rPr>
          <w:rFonts w:eastAsia="PMingLiU" w:cs="Times New Roman"/>
          <w:color w:val="000000" w:themeColor="text1"/>
          <w:sz w:val="24"/>
          <w:szCs w:val="24"/>
          <w:lang w:eastAsia="zh-TW"/>
        </w:rPr>
        <w:t xml:space="preserve">. </w:t>
      </w:r>
    </w:p>
    <w:tbl>
      <w:tblPr>
        <w:tblStyle w:val="TableGrid"/>
        <w:tblW w:w="0" w:type="auto"/>
        <w:tblLook w:val="04A0" w:firstRow="1" w:lastRow="0" w:firstColumn="1" w:lastColumn="0" w:noHBand="0" w:noVBand="1"/>
      </w:tblPr>
      <w:tblGrid>
        <w:gridCol w:w="562"/>
        <w:gridCol w:w="8454"/>
      </w:tblGrid>
      <w:tr w:rsidRPr="005450D1" w:rsidR="005450D1" w:rsidTr="28431025" w14:paraId="7DA7F8E4" w14:textId="77777777">
        <w:tc>
          <w:tcPr>
            <w:tcW w:w="562" w:type="dxa"/>
          </w:tcPr>
          <w:p w:rsidRPr="005450D1" w:rsidR="005450D1" w:rsidP="00D823AA" w:rsidRDefault="005450D1" w14:paraId="47763015" w14:textId="77777777">
            <w:pPr>
              <w:tabs>
                <w:tab w:val="left" w:pos="270"/>
              </w:tabs>
              <w:spacing w:before="120" w:after="120"/>
              <w:jc w:val="both"/>
              <w:rPr>
                <w:rFonts w:eastAsia="PMingLiU" w:cs="Times New Roman"/>
                <w:color w:val="000000" w:themeColor="text1"/>
                <w:sz w:val="24"/>
                <w:szCs w:val="24"/>
                <w:lang w:eastAsia="zh-TW"/>
              </w:rPr>
            </w:pPr>
          </w:p>
        </w:tc>
        <w:tc>
          <w:tcPr>
            <w:tcW w:w="8454" w:type="dxa"/>
          </w:tcPr>
          <w:p w:rsidRPr="005450D1" w:rsidR="005450D1" w:rsidP="00D823AA" w:rsidRDefault="005450D1" w14:paraId="1C1F73BE" w14:textId="47643BFC">
            <w:pPr>
              <w:tabs>
                <w:tab w:val="left" w:pos="270"/>
              </w:tabs>
              <w:spacing w:before="120" w:after="120"/>
              <w:jc w:val="both"/>
              <w:rPr>
                <w:rFonts w:eastAsia="PMingLiU" w:cs="Times New Roman"/>
                <w:b/>
                <w:bCs/>
                <w:color w:val="000000" w:themeColor="text1"/>
                <w:sz w:val="24"/>
                <w:szCs w:val="24"/>
                <w:lang w:eastAsia="zh-TW"/>
              </w:rPr>
            </w:pPr>
            <w:r w:rsidRPr="005450D1">
              <w:rPr>
                <w:rFonts w:eastAsia="PMingLiU" w:cs="Times New Roman"/>
                <w:b/>
                <w:bCs/>
                <w:color w:val="000000" w:themeColor="text1"/>
                <w:sz w:val="24"/>
                <w:szCs w:val="24"/>
                <w:lang w:eastAsia="zh-TW"/>
              </w:rPr>
              <w:t>Purposes</w:t>
            </w:r>
          </w:p>
        </w:tc>
      </w:tr>
      <w:tr w:rsidRPr="005450D1" w:rsidR="005450D1" w:rsidTr="28431025" w14:paraId="0A6A81CE" w14:textId="77777777">
        <w:tc>
          <w:tcPr>
            <w:tcW w:w="562" w:type="dxa"/>
          </w:tcPr>
          <w:p w:rsidRPr="005450D1" w:rsidR="005450D1" w:rsidP="00D823AA" w:rsidRDefault="005450D1" w14:paraId="792E217F" w14:textId="50DBFBB0">
            <w:pPr>
              <w:tabs>
                <w:tab w:val="left" w:pos="270"/>
              </w:tabs>
              <w:spacing w:before="120" w:after="120"/>
              <w:jc w:val="both"/>
              <w:rPr>
                <w:rFonts w:eastAsia="PMingLiU" w:cs="Times New Roman"/>
                <w:color w:val="000000" w:themeColor="text1"/>
                <w:sz w:val="24"/>
                <w:szCs w:val="24"/>
                <w:lang w:eastAsia="zh-TW"/>
              </w:rPr>
            </w:pPr>
            <w:r w:rsidRPr="005450D1">
              <w:rPr>
                <w:rFonts w:eastAsia="PMingLiU" w:cs="Times New Roman"/>
                <w:color w:val="000000" w:themeColor="text1"/>
                <w:sz w:val="24"/>
                <w:szCs w:val="24"/>
                <w:lang w:eastAsia="zh-TW"/>
              </w:rPr>
              <w:t xml:space="preserve">A </w:t>
            </w:r>
          </w:p>
        </w:tc>
        <w:tc>
          <w:tcPr>
            <w:tcW w:w="8454" w:type="dxa"/>
          </w:tcPr>
          <w:p w:rsidRPr="005450D1" w:rsidR="005450D1" w:rsidP="00D823AA" w:rsidRDefault="005450D1" w14:paraId="79C80B68" w14:textId="2D805DFE">
            <w:pPr>
              <w:tabs>
                <w:tab w:val="left" w:pos="270"/>
              </w:tabs>
              <w:spacing w:before="120" w:after="120"/>
              <w:jc w:val="both"/>
              <w:rPr>
                <w:rFonts w:eastAsia="PMingLiU" w:cs="Times New Roman"/>
                <w:color w:val="000000" w:themeColor="text1"/>
                <w:sz w:val="24"/>
                <w:szCs w:val="24"/>
                <w:lang w:eastAsia="zh-TW"/>
              </w:rPr>
            </w:pPr>
            <w:r w:rsidRPr="005450D1">
              <w:rPr>
                <w:rFonts w:eastAsia="PMingLiU" w:cs="Times New Roman"/>
                <w:color w:val="000000" w:themeColor="text1"/>
                <w:sz w:val="24"/>
                <w:szCs w:val="24"/>
                <w:lang w:eastAsia="zh-TW"/>
              </w:rPr>
              <w:t>Introduce the proposed innovative solution</w:t>
            </w:r>
          </w:p>
        </w:tc>
      </w:tr>
      <w:tr w:rsidRPr="005450D1" w:rsidR="005450D1" w:rsidTr="28431025" w14:paraId="0C513A82" w14:textId="77777777">
        <w:tc>
          <w:tcPr>
            <w:tcW w:w="562" w:type="dxa"/>
          </w:tcPr>
          <w:p w:rsidRPr="005450D1" w:rsidR="005450D1" w:rsidP="00D823AA" w:rsidRDefault="005450D1" w14:paraId="33027A67" w14:textId="73A29A93">
            <w:pPr>
              <w:tabs>
                <w:tab w:val="left" w:pos="270"/>
              </w:tabs>
              <w:spacing w:before="120" w:after="120"/>
              <w:jc w:val="both"/>
              <w:rPr>
                <w:rFonts w:eastAsia="PMingLiU" w:cs="Times New Roman"/>
                <w:color w:val="000000" w:themeColor="text1"/>
                <w:sz w:val="24"/>
                <w:szCs w:val="24"/>
                <w:lang w:eastAsia="zh-TW"/>
              </w:rPr>
            </w:pPr>
            <w:r w:rsidRPr="005450D1">
              <w:rPr>
                <w:rFonts w:eastAsia="PMingLiU" w:cs="Times New Roman"/>
                <w:color w:val="000000" w:themeColor="text1"/>
                <w:sz w:val="24"/>
                <w:szCs w:val="24"/>
                <w:lang w:eastAsia="zh-TW"/>
              </w:rPr>
              <w:t>B</w:t>
            </w:r>
          </w:p>
        </w:tc>
        <w:tc>
          <w:tcPr>
            <w:tcW w:w="8454" w:type="dxa"/>
          </w:tcPr>
          <w:p w:rsidRPr="005450D1" w:rsidR="005450D1" w:rsidP="00D823AA" w:rsidRDefault="005450D1" w14:paraId="011E8E99" w14:textId="5D0A9643">
            <w:pPr>
              <w:tabs>
                <w:tab w:val="left" w:pos="270"/>
              </w:tabs>
              <w:spacing w:before="120" w:after="120"/>
              <w:jc w:val="both"/>
              <w:rPr>
                <w:rFonts w:eastAsia="PMingLiU" w:cs="Times New Roman"/>
                <w:color w:val="000000" w:themeColor="text1"/>
                <w:sz w:val="24"/>
                <w:szCs w:val="24"/>
                <w:lang w:eastAsia="zh-TW"/>
              </w:rPr>
            </w:pPr>
            <w:r w:rsidRPr="28431025">
              <w:rPr>
                <w:rFonts w:eastAsia="PMingLiU" w:cs="Times New Roman"/>
                <w:color w:val="000000" w:themeColor="text1"/>
                <w:sz w:val="24"/>
                <w:szCs w:val="24"/>
                <w:lang w:eastAsia="zh-TW"/>
              </w:rPr>
              <w:t xml:space="preserve">Identify the specific business context &amp; communication </w:t>
            </w:r>
            <w:r w:rsidRPr="28431025" w:rsidR="478D1685">
              <w:rPr>
                <w:rFonts w:eastAsia="PMingLiU" w:cs="Times New Roman"/>
                <w:color w:val="000000" w:themeColor="text1"/>
                <w:sz w:val="24"/>
                <w:szCs w:val="24"/>
                <w:lang w:eastAsia="zh-TW"/>
              </w:rPr>
              <w:t>problem</w:t>
            </w:r>
          </w:p>
        </w:tc>
      </w:tr>
      <w:tr w:rsidRPr="005450D1" w:rsidR="005450D1" w:rsidTr="28431025" w14:paraId="3593AC5F" w14:textId="77777777">
        <w:tc>
          <w:tcPr>
            <w:tcW w:w="562" w:type="dxa"/>
          </w:tcPr>
          <w:p w:rsidRPr="005450D1" w:rsidR="005450D1" w:rsidP="00D823AA" w:rsidRDefault="005450D1" w14:paraId="233E462D" w14:textId="66FF5892">
            <w:pPr>
              <w:tabs>
                <w:tab w:val="left" w:pos="270"/>
              </w:tabs>
              <w:spacing w:before="120" w:after="120"/>
              <w:jc w:val="both"/>
              <w:rPr>
                <w:rFonts w:eastAsia="PMingLiU" w:cs="Times New Roman"/>
                <w:color w:val="000000" w:themeColor="text1"/>
                <w:sz w:val="24"/>
                <w:szCs w:val="24"/>
                <w:lang w:eastAsia="zh-TW"/>
              </w:rPr>
            </w:pPr>
            <w:r w:rsidRPr="005450D1">
              <w:rPr>
                <w:rFonts w:eastAsia="PMingLiU" w:cs="Times New Roman"/>
                <w:color w:val="000000" w:themeColor="text1"/>
                <w:sz w:val="24"/>
                <w:szCs w:val="24"/>
                <w:lang w:eastAsia="zh-TW"/>
              </w:rPr>
              <w:t>C</w:t>
            </w:r>
          </w:p>
        </w:tc>
        <w:tc>
          <w:tcPr>
            <w:tcW w:w="8454" w:type="dxa"/>
          </w:tcPr>
          <w:p w:rsidRPr="005450D1" w:rsidR="005450D1" w:rsidP="00D823AA" w:rsidRDefault="005450D1" w14:paraId="2716ED20" w14:textId="77777777">
            <w:pPr>
              <w:tabs>
                <w:tab w:val="left" w:pos="270"/>
              </w:tabs>
              <w:spacing w:before="120" w:after="120"/>
              <w:jc w:val="both"/>
              <w:rPr>
                <w:rFonts w:eastAsia="PMingLiU" w:cs="Times New Roman"/>
                <w:color w:val="000000" w:themeColor="text1"/>
                <w:sz w:val="24"/>
                <w:szCs w:val="24"/>
                <w:lang w:eastAsia="zh-TW"/>
              </w:rPr>
            </w:pPr>
            <w:r w:rsidRPr="005450D1">
              <w:rPr>
                <w:rFonts w:eastAsia="PMingLiU" w:cs="Times New Roman"/>
                <w:color w:val="000000" w:themeColor="text1"/>
                <w:sz w:val="24"/>
                <w:szCs w:val="24"/>
                <w:lang w:eastAsia="zh-TW"/>
              </w:rPr>
              <w:t>Explain why solving this issue is crucial for the business and investors</w:t>
            </w:r>
          </w:p>
        </w:tc>
      </w:tr>
      <w:tr w:rsidRPr="005450D1" w:rsidR="005450D1" w:rsidTr="28431025" w14:paraId="0275B2E5" w14:textId="77777777">
        <w:tc>
          <w:tcPr>
            <w:tcW w:w="562" w:type="dxa"/>
          </w:tcPr>
          <w:p w:rsidRPr="005450D1" w:rsidR="005450D1" w:rsidP="00D823AA" w:rsidRDefault="005450D1" w14:paraId="7D487C22" w14:textId="2EA490CF">
            <w:pPr>
              <w:tabs>
                <w:tab w:val="left" w:pos="270"/>
              </w:tabs>
              <w:spacing w:before="120" w:after="120"/>
              <w:jc w:val="both"/>
              <w:rPr>
                <w:rFonts w:eastAsia="PMingLiU" w:cs="Times New Roman"/>
                <w:color w:val="000000" w:themeColor="text1"/>
                <w:sz w:val="24"/>
                <w:szCs w:val="24"/>
                <w:lang w:eastAsia="zh-TW"/>
              </w:rPr>
            </w:pPr>
            <w:r w:rsidRPr="005450D1">
              <w:rPr>
                <w:rFonts w:eastAsia="PMingLiU" w:cs="Times New Roman"/>
                <w:color w:val="000000" w:themeColor="text1"/>
                <w:sz w:val="24"/>
                <w:szCs w:val="24"/>
                <w:lang w:eastAsia="zh-TW"/>
              </w:rPr>
              <w:t>D</w:t>
            </w:r>
          </w:p>
        </w:tc>
        <w:tc>
          <w:tcPr>
            <w:tcW w:w="8454" w:type="dxa"/>
          </w:tcPr>
          <w:p w:rsidRPr="005450D1" w:rsidR="005450D1" w:rsidP="00D823AA" w:rsidRDefault="005450D1" w14:paraId="60CF0EC0" w14:textId="6BDDB9CB">
            <w:pPr>
              <w:tabs>
                <w:tab w:val="left" w:pos="270"/>
              </w:tabs>
              <w:spacing w:before="120" w:after="120"/>
              <w:jc w:val="both"/>
              <w:rPr>
                <w:rFonts w:eastAsia="PMingLiU" w:cs="Times New Roman"/>
                <w:color w:val="000000" w:themeColor="text1"/>
                <w:sz w:val="24"/>
                <w:szCs w:val="24"/>
                <w:lang w:eastAsia="zh-TW"/>
              </w:rPr>
            </w:pPr>
            <w:r w:rsidRPr="28431025">
              <w:rPr>
                <w:rFonts w:eastAsia="PMingLiU" w:cs="Times New Roman"/>
                <w:color w:val="000000" w:themeColor="text1"/>
                <w:sz w:val="24"/>
                <w:szCs w:val="24"/>
                <w:lang w:eastAsia="zh-TW"/>
              </w:rPr>
              <w:t xml:space="preserve">Describe the expected </w:t>
            </w:r>
            <w:r w:rsidRPr="28431025" w:rsidR="4750CF18">
              <w:rPr>
                <w:rFonts w:eastAsia="PMingLiU" w:cs="Times New Roman"/>
                <w:color w:val="000000" w:themeColor="text1"/>
                <w:sz w:val="24"/>
                <w:szCs w:val="24"/>
                <w:lang w:eastAsia="zh-TW"/>
              </w:rPr>
              <w:t xml:space="preserve">results </w:t>
            </w:r>
            <w:r w:rsidRPr="28431025">
              <w:rPr>
                <w:rFonts w:eastAsia="PMingLiU" w:cs="Times New Roman"/>
                <w:color w:val="000000" w:themeColor="text1"/>
                <w:sz w:val="24"/>
                <w:szCs w:val="24"/>
                <w:lang w:eastAsia="zh-TW"/>
              </w:rPr>
              <w:t xml:space="preserve">and </w:t>
            </w:r>
            <w:r w:rsidRPr="28431025" w:rsidR="12EC224F">
              <w:rPr>
                <w:rFonts w:eastAsia="PMingLiU" w:cs="Times New Roman"/>
                <w:color w:val="000000" w:themeColor="text1"/>
                <w:sz w:val="24"/>
                <w:szCs w:val="24"/>
                <w:lang w:eastAsia="zh-TW"/>
              </w:rPr>
              <w:t xml:space="preserve">gains </w:t>
            </w:r>
            <w:r w:rsidRPr="28431025">
              <w:rPr>
                <w:rFonts w:eastAsia="PMingLiU" w:cs="Times New Roman"/>
                <w:color w:val="000000" w:themeColor="text1"/>
                <w:sz w:val="24"/>
                <w:szCs w:val="24"/>
                <w:lang w:eastAsia="zh-TW"/>
              </w:rPr>
              <w:t>to the major stakeholders</w:t>
            </w:r>
          </w:p>
        </w:tc>
      </w:tr>
      <w:tr w:rsidRPr="005450D1" w:rsidR="005450D1" w:rsidTr="28431025" w14:paraId="21118F41" w14:textId="77777777">
        <w:tc>
          <w:tcPr>
            <w:tcW w:w="562" w:type="dxa"/>
          </w:tcPr>
          <w:p w:rsidRPr="005450D1" w:rsidR="005450D1" w:rsidP="00D823AA" w:rsidRDefault="005450D1" w14:paraId="785CB82E" w14:textId="08B4BA4B">
            <w:pPr>
              <w:tabs>
                <w:tab w:val="left" w:pos="270"/>
              </w:tabs>
              <w:spacing w:before="120" w:after="120"/>
              <w:jc w:val="both"/>
              <w:rPr>
                <w:rFonts w:eastAsia="PMingLiU" w:cs="Times New Roman"/>
                <w:color w:val="000000" w:themeColor="text1"/>
                <w:sz w:val="24"/>
                <w:szCs w:val="24"/>
                <w:lang w:eastAsia="zh-TW"/>
              </w:rPr>
            </w:pPr>
            <w:r w:rsidRPr="005450D1">
              <w:rPr>
                <w:rFonts w:eastAsia="PMingLiU" w:cs="Times New Roman"/>
                <w:color w:val="000000" w:themeColor="text1"/>
                <w:sz w:val="24"/>
                <w:szCs w:val="24"/>
                <w:lang w:eastAsia="zh-TW"/>
              </w:rPr>
              <w:lastRenderedPageBreak/>
              <w:t>E</w:t>
            </w:r>
          </w:p>
        </w:tc>
        <w:tc>
          <w:tcPr>
            <w:tcW w:w="8454" w:type="dxa"/>
          </w:tcPr>
          <w:p w:rsidRPr="005450D1" w:rsidR="005450D1" w:rsidP="00D823AA" w:rsidRDefault="005450D1" w14:paraId="1812B760" w14:textId="6D05D546">
            <w:pPr>
              <w:tabs>
                <w:tab w:val="left" w:pos="270"/>
              </w:tabs>
              <w:spacing w:before="120" w:after="120"/>
              <w:jc w:val="both"/>
              <w:rPr>
                <w:rFonts w:eastAsia="PMingLiU" w:cs="Times New Roman"/>
                <w:color w:val="000000" w:themeColor="text1"/>
                <w:sz w:val="24"/>
                <w:szCs w:val="24"/>
                <w:lang w:eastAsia="zh-TW"/>
              </w:rPr>
            </w:pPr>
            <w:r w:rsidRPr="005450D1">
              <w:rPr>
                <w:rFonts w:eastAsia="PMingLiU" w:cs="Times New Roman"/>
                <w:color w:val="000000" w:themeColor="text1"/>
                <w:sz w:val="24"/>
                <w:szCs w:val="24"/>
                <w:lang w:eastAsia="zh-TW"/>
              </w:rPr>
              <w:t>Describe the business environment related to the chosen context</w:t>
            </w:r>
          </w:p>
        </w:tc>
      </w:tr>
      <w:tr w:rsidRPr="005450D1" w:rsidR="005450D1" w:rsidTr="28431025" w14:paraId="5DE89CAE" w14:textId="77777777">
        <w:tc>
          <w:tcPr>
            <w:tcW w:w="562" w:type="dxa"/>
          </w:tcPr>
          <w:p w:rsidRPr="005450D1" w:rsidR="005450D1" w:rsidP="00D823AA" w:rsidRDefault="005450D1" w14:paraId="39B17EFD" w14:textId="0B22B454">
            <w:pPr>
              <w:tabs>
                <w:tab w:val="left" w:pos="270"/>
              </w:tabs>
              <w:spacing w:before="120" w:after="120"/>
              <w:jc w:val="both"/>
              <w:rPr>
                <w:rFonts w:eastAsia="PMingLiU" w:cs="Times New Roman"/>
                <w:color w:val="000000" w:themeColor="text1"/>
                <w:sz w:val="24"/>
                <w:szCs w:val="24"/>
                <w:lang w:eastAsia="zh-TW"/>
              </w:rPr>
            </w:pPr>
            <w:r w:rsidRPr="005450D1">
              <w:rPr>
                <w:rFonts w:eastAsia="PMingLiU" w:cs="Times New Roman"/>
                <w:color w:val="000000" w:themeColor="text1"/>
                <w:sz w:val="24"/>
                <w:szCs w:val="24"/>
                <w:lang w:eastAsia="zh-TW"/>
              </w:rPr>
              <w:t>F</w:t>
            </w:r>
          </w:p>
        </w:tc>
        <w:tc>
          <w:tcPr>
            <w:tcW w:w="8454" w:type="dxa"/>
          </w:tcPr>
          <w:p w:rsidRPr="005450D1" w:rsidR="005450D1" w:rsidP="00D823AA" w:rsidRDefault="005450D1" w14:paraId="69618999" w14:textId="664EBC9C">
            <w:pPr>
              <w:tabs>
                <w:tab w:val="left" w:pos="270"/>
              </w:tabs>
              <w:spacing w:before="120" w:after="120"/>
              <w:jc w:val="both"/>
              <w:rPr>
                <w:rFonts w:eastAsia="PMingLiU" w:cs="Times New Roman"/>
                <w:color w:val="000000" w:themeColor="text1"/>
                <w:sz w:val="24"/>
                <w:szCs w:val="24"/>
                <w:lang w:eastAsia="zh-TW"/>
              </w:rPr>
            </w:pPr>
            <w:r w:rsidRPr="005450D1">
              <w:rPr>
                <w:rFonts w:eastAsia="PMingLiU" w:cs="Times New Roman"/>
                <w:color w:val="000000" w:themeColor="text1"/>
                <w:sz w:val="24"/>
                <w:szCs w:val="24"/>
                <w:lang w:eastAsia="zh-TW"/>
              </w:rPr>
              <w:t>Preview upcoming major sections of the proposal</w:t>
            </w:r>
          </w:p>
        </w:tc>
      </w:tr>
      <w:tr w:rsidRPr="005450D1" w:rsidR="005450D1" w:rsidTr="28431025" w14:paraId="722055B5" w14:textId="77777777">
        <w:tc>
          <w:tcPr>
            <w:tcW w:w="562" w:type="dxa"/>
          </w:tcPr>
          <w:p w:rsidRPr="005450D1" w:rsidR="005450D1" w:rsidP="00D823AA" w:rsidRDefault="005450D1" w14:paraId="3FCFA0D8" w14:textId="5EBA6B2A">
            <w:pPr>
              <w:tabs>
                <w:tab w:val="left" w:pos="270"/>
              </w:tabs>
              <w:spacing w:before="120" w:after="120"/>
              <w:jc w:val="both"/>
              <w:rPr>
                <w:rFonts w:eastAsia="PMingLiU" w:cs="Times New Roman"/>
                <w:color w:val="000000" w:themeColor="text1"/>
                <w:sz w:val="24"/>
                <w:szCs w:val="24"/>
                <w:lang w:eastAsia="zh-TW"/>
              </w:rPr>
            </w:pPr>
            <w:r w:rsidRPr="005450D1">
              <w:rPr>
                <w:rFonts w:eastAsia="PMingLiU" w:cs="Times New Roman"/>
                <w:color w:val="000000" w:themeColor="text1"/>
                <w:sz w:val="24"/>
                <w:szCs w:val="24"/>
                <w:lang w:eastAsia="zh-TW"/>
              </w:rPr>
              <w:t>G</w:t>
            </w:r>
          </w:p>
        </w:tc>
        <w:tc>
          <w:tcPr>
            <w:tcW w:w="8454" w:type="dxa"/>
          </w:tcPr>
          <w:p w:rsidRPr="005450D1" w:rsidR="005450D1" w:rsidP="00D823AA" w:rsidRDefault="005450D1" w14:paraId="1B5A4BF2" w14:textId="1BFD6A99">
            <w:pPr>
              <w:tabs>
                <w:tab w:val="left" w:pos="270"/>
              </w:tabs>
              <w:spacing w:before="120" w:after="120"/>
              <w:jc w:val="both"/>
              <w:rPr>
                <w:rFonts w:eastAsia="PMingLiU" w:cs="Times New Roman"/>
                <w:color w:val="000000" w:themeColor="text1"/>
                <w:sz w:val="24"/>
                <w:szCs w:val="24"/>
                <w:lang w:eastAsia="zh-TW"/>
              </w:rPr>
            </w:pPr>
            <w:r w:rsidRPr="28431025">
              <w:rPr>
                <w:rFonts w:eastAsia="PMingLiU" w:cs="Times New Roman"/>
                <w:color w:val="000000" w:themeColor="text1"/>
                <w:sz w:val="24"/>
                <w:szCs w:val="24"/>
                <w:lang w:eastAsia="zh-TW"/>
              </w:rPr>
              <w:t xml:space="preserve">State the </w:t>
            </w:r>
            <w:r w:rsidRPr="28431025" w:rsidR="403D89C8">
              <w:rPr>
                <w:rFonts w:eastAsia="PMingLiU" w:cs="Times New Roman"/>
                <w:color w:val="000000" w:themeColor="text1"/>
                <w:sz w:val="24"/>
                <w:szCs w:val="24"/>
                <w:lang w:eastAsia="zh-TW"/>
              </w:rPr>
              <w:t>goal</w:t>
            </w:r>
            <w:r w:rsidRPr="28431025">
              <w:rPr>
                <w:rFonts w:eastAsia="PMingLiU" w:cs="Times New Roman"/>
                <w:color w:val="000000" w:themeColor="text1"/>
                <w:sz w:val="24"/>
                <w:szCs w:val="24"/>
                <w:lang w:eastAsia="zh-TW"/>
              </w:rPr>
              <w:t>(s) of the proposed innovation</w:t>
            </w:r>
          </w:p>
        </w:tc>
      </w:tr>
    </w:tbl>
    <w:p w:rsidR="005450D1" w:rsidP="005C38A0" w:rsidRDefault="005450D1" w14:paraId="11D8E176" w14:textId="77777777">
      <w:pPr>
        <w:tabs>
          <w:tab w:val="left" w:pos="270"/>
        </w:tabs>
        <w:spacing w:before="120" w:after="120" w:line="240" w:lineRule="auto"/>
        <w:jc w:val="both"/>
        <w:rPr>
          <w:rFonts w:eastAsia="PMingLiU" w:cs="Times New Roman"/>
          <w:color w:val="000000" w:themeColor="text1"/>
          <w:sz w:val="24"/>
          <w:szCs w:val="24"/>
          <w:lang w:eastAsia="zh-TW"/>
        </w:rPr>
      </w:pPr>
    </w:p>
    <w:tbl>
      <w:tblPr>
        <w:tblStyle w:val="TableGrid"/>
        <w:tblW w:w="9016" w:type="dxa"/>
        <w:tblLook w:val="04A0" w:firstRow="1" w:lastRow="0" w:firstColumn="1" w:lastColumn="0" w:noHBand="0" w:noVBand="1"/>
      </w:tblPr>
      <w:tblGrid>
        <w:gridCol w:w="5820"/>
        <w:gridCol w:w="3196"/>
      </w:tblGrid>
      <w:tr w:rsidR="005C38A0" w:rsidTr="1E33A618" w14:paraId="75ACE5F1" w14:textId="77777777">
        <w:tc>
          <w:tcPr>
            <w:tcW w:w="5820" w:type="dxa"/>
          </w:tcPr>
          <w:p w:rsidRPr="00653CE3" w:rsidR="005C38A0" w:rsidP="00D823AA" w:rsidRDefault="005C38A0" w14:paraId="59409C14" w14:textId="77777777">
            <w:pPr>
              <w:tabs>
                <w:tab w:val="left" w:pos="270"/>
              </w:tabs>
              <w:spacing w:before="120" w:after="120"/>
              <w:jc w:val="both"/>
              <w:rPr>
                <w:rFonts w:eastAsia="PMingLiU" w:cs="Times New Roman"/>
                <w:b/>
                <w:bCs/>
                <w:color w:val="000000" w:themeColor="text1"/>
                <w:sz w:val="24"/>
                <w:szCs w:val="24"/>
                <w:lang w:eastAsia="zh-TW"/>
              </w:rPr>
            </w:pPr>
            <w:r w:rsidRPr="00653CE3">
              <w:rPr>
                <w:rFonts w:eastAsia="PMingLiU" w:cs="Times New Roman"/>
                <w:b/>
                <w:bCs/>
                <w:color w:val="000000" w:themeColor="text1"/>
                <w:sz w:val="24"/>
                <w:szCs w:val="24"/>
                <w:lang w:eastAsia="zh-TW"/>
              </w:rPr>
              <w:t>Introduction section</w:t>
            </w:r>
          </w:p>
        </w:tc>
        <w:tc>
          <w:tcPr>
            <w:tcW w:w="3196" w:type="dxa"/>
          </w:tcPr>
          <w:p w:rsidRPr="00653CE3" w:rsidR="005C38A0" w:rsidP="00D823AA" w:rsidRDefault="005C38A0" w14:paraId="1EB08A0D" w14:textId="6DC74D33">
            <w:pPr>
              <w:tabs>
                <w:tab w:val="left" w:pos="270"/>
              </w:tabs>
              <w:spacing w:before="120" w:after="120"/>
              <w:jc w:val="both"/>
              <w:rPr>
                <w:rFonts w:eastAsia="PMingLiU" w:cs="Times New Roman"/>
                <w:b/>
                <w:bCs/>
                <w:color w:val="000000" w:themeColor="text1"/>
                <w:sz w:val="24"/>
                <w:szCs w:val="24"/>
                <w:lang w:eastAsia="zh-TW"/>
              </w:rPr>
            </w:pPr>
            <w:r w:rsidRPr="37E0AEBF">
              <w:rPr>
                <w:rFonts w:eastAsia="PMingLiU" w:cs="Times New Roman"/>
                <w:b/>
                <w:bCs/>
                <w:color w:val="000000" w:themeColor="text1"/>
                <w:sz w:val="24"/>
                <w:szCs w:val="24"/>
                <w:lang w:eastAsia="zh-TW"/>
              </w:rPr>
              <w:t>Purpose</w:t>
            </w:r>
            <w:r w:rsidRPr="37E0AEBF" w:rsidR="22088707">
              <w:rPr>
                <w:rFonts w:eastAsia="PMingLiU" w:cs="Times New Roman"/>
                <w:b/>
                <w:bCs/>
                <w:color w:val="000000" w:themeColor="text1"/>
                <w:sz w:val="24"/>
                <w:szCs w:val="24"/>
                <w:lang w:eastAsia="zh-TW"/>
              </w:rPr>
              <w:t xml:space="preserve"> </w:t>
            </w:r>
          </w:p>
        </w:tc>
      </w:tr>
      <w:tr w:rsidR="005C38A0" w:rsidTr="1E33A618" w14:paraId="3E705F6D" w14:textId="77777777">
        <w:tc>
          <w:tcPr>
            <w:tcW w:w="5820" w:type="dxa"/>
          </w:tcPr>
          <w:p w:rsidR="005C38A0" w:rsidP="00D823AA" w:rsidRDefault="005C38A0" w14:paraId="04FE4ADC" w14:textId="28F7B7F5">
            <w:pPr>
              <w:tabs>
                <w:tab w:val="left" w:pos="270"/>
              </w:tabs>
              <w:spacing w:before="120" w:after="120"/>
              <w:jc w:val="both"/>
              <w:rPr>
                <w:rFonts w:eastAsia="PMingLiU" w:cs="Times New Roman"/>
                <w:color w:val="000000" w:themeColor="text1"/>
                <w:sz w:val="24"/>
                <w:szCs w:val="24"/>
                <w:lang w:eastAsia="zh-TW"/>
              </w:rPr>
            </w:pPr>
            <w:r w:rsidRPr="28431025">
              <w:rPr>
                <w:rFonts w:eastAsia="PMingLiU" w:cs="Times New Roman"/>
                <w:color w:val="000000" w:themeColor="text1"/>
                <w:sz w:val="24"/>
                <w:szCs w:val="24"/>
                <w:lang w:eastAsia="zh-TW"/>
              </w:rPr>
              <w:t xml:space="preserve">[1] Hong Kong’s financial sector faces a pressing communication challenge: engaging its rapidly growing population of older, non-tech savvy investors as financial products become increasingly complex and digitalized. [2] Traditional methods fail to meet seniors’ needs, leaving them uninformed and hesitant to explore new investment opportunities. [3] This communication gap limits financial inclusion for elderly investors, constraining business growth for institutions. [4] To address this, we propose a mobile augmented reality (AR) education program for seniors, developed with HKUST and financial industry partners. [5] Our objectives are to demystify emerging technologies, empower elderly investors to make informed decisions, and help financial institutions build trust, broaden their customer base, and drive sustainable growth. [6] Outcomes and benefits include enhancing financial literacy, boosting investor confidence, and expanding market reach for industry partners. [7] This proposal will first analyze the market and communication gaps, before detailing the AR solution, implementation plan and financial </w:t>
            </w:r>
            <w:r w:rsidRPr="28431025" w:rsidR="776C318D">
              <w:rPr>
                <w:rFonts w:eastAsia="PMingLiU" w:cs="Times New Roman"/>
                <w:color w:val="000000" w:themeColor="text1"/>
                <w:sz w:val="24"/>
                <w:szCs w:val="24"/>
                <w:lang w:eastAsia="zh-TW"/>
              </w:rPr>
              <w:t>plan</w:t>
            </w:r>
            <w:r w:rsidRPr="28431025">
              <w:rPr>
                <w:rFonts w:eastAsia="PMingLiU" w:cs="Times New Roman"/>
                <w:color w:val="000000" w:themeColor="text1"/>
                <w:sz w:val="24"/>
                <w:szCs w:val="24"/>
                <w:lang w:eastAsia="zh-TW"/>
              </w:rPr>
              <w:t>, ending with a conclusion and call to action.</w:t>
            </w:r>
          </w:p>
        </w:tc>
        <w:tc>
          <w:tcPr>
            <w:tcW w:w="3196" w:type="dxa"/>
          </w:tcPr>
          <w:p w:rsidR="28431025" w:rsidP="28431025" w:rsidRDefault="28431025" w14:paraId="32F88D74" w14:textId="19053A52">
            <w:pPr>
              <w:tabs>
                <w:tab w:val="left" w:pos="270"/>
              </w:tabs>
              <w:spacing w:before="120" w:after="120"/>
              <w:rPr>
                <w:rFonts w:eastAsia="PMingLiU" w:cs="Times New Roman"/>
                <w:color w:val="0F9ED5" w:themeColor="accent4"/>
                <w:sz w:val="24"/>
                <w:szCs w:val="24"/>
                <w:lang w:eastAsia="zh-TW"/>
              </w:rPr>
            </w:pPr>
          </w:p>
          <w:p w:rsidR="005C38A0" w:rsidP="1E33A618" w:rsidRDefault="005C38A0" w14:paraId="427FDDE5" w14:textId="3D9C2E53">
            <w:pPr>
              <w:tabs>
                <w:tab w:val="left" w:pos="270"/>
              </w:tabs>
              <w:spacing w:before="120" w:after="120"/>
              <w:rPr>
                <w:rFonts w:eastAsia="PMingLiU" w:cs="Times New Roman"/>
                <w:color w:val="000000" w:themeColor="text1"/>
                <w:sz w:val="24"/>
                <w:szCs w:val="24"/>
                <w:lang w:eastAsia="zh-TW"/>
              </w:rPr>
            </w:pPr>
          </w:p>
        </w:tc>
      </w:tr>
    </w:tbl>
    <w:p w:rsidR="00997A32" w:rsidP="005C38A0" w:rsidRDefault="00997A32" w14:paraId="6A0B0082" w14:textId="77777777">
      <w:pPr>
        <w:tabs>
          <w:tab w:val="left" w:pos="270"/>
        </w:tabs>
        <w:spacing w:before="120" w:after="120" w:line="240" w:lineRule="auto"/>
        <w:jc w:val="both"/>
        <w:rPr>
          <w:rFonts w:eastAsia="PMingLiU" w:cs="Times New Roman"/>
          <w:color w:val="0070C0"/>
          <w:sz w:val="24"/>
          <w:szCs w:val="24"/>
          <w:lang w:eastAsia="zh-TW"/>
        </w:rPr>
      </w:pPr>
    </w:p>
    <w:p w:rsidR="005C38A0" w:rsidP="005C38A0" w:rsidRDefault="005C38A0" w14:paraId="3D5C7834" w14:textId="5C7405AF">
      <w:pPr>
        <w:tabs>
          <w:tab w:val="left" w:pos="270"/>
        </w:tabs>
        <w:spacing w:before="120" w:after="120" w:line="240" w:lineRule="auto"/>
        <w:jc w:val="both"/>
        <w:rPr>
          <w:rFonts w:eastAsia="PMingLiU" w:cs="Times New Roman"/>
          <w:color w:val="000000" w:themeColor="text1"/>
          <w:sz w:val="24"/>
          <w:szCs w:val="24"/>
          <w:lang w:eastAsia="zh-TW"/>
        </w:rPr>
      </w:pPr>
      <w:r w:rsidRPr="2D4A0D4F">
        <w:rPr>
          <w:rFonts w:eastAsia="PMingLiU" w:cs="Times New Roman"/>
          <w:color w:val="000000" w:themeColor="text1"/>
          <w:sz w:val="24"/>
          <w:szCs w:val="24"/>
          <w:lang w:eastAsia="zh-TW"/>
        </w:rPr>
        <w:t xml:space="preserve">3. Other than content, being able to use appropriate tone and language is equally important to make your introduction section more compelling and effective. </w:t>
      </w:r>
      <w:r>
        <w:rPr>
          <w:rFonts w:eastAsia="PMingLiU" w:cs="Times New Roman"/>
          <w:color w:val="000000" w:themeColor="text1"/>
          <w:sz w:val="24"/>
          <w:szCs w:val="24"/>
          <w:lang w:eastAsia="zh-TW"/>
        </w:rPr>
        <w:t>In small groups</w:t>
      </w:r>
      <w:r w:rsidRPr="2D4A0D4F">
        <w:rPr>
          <w:rFonts w:eastAsia="PMingLiU" w:cs="Times New Roman"/>
          <w:color w:val="000000" w:themeColor="text1"/>
          <w:sz w:val="24"/>
          <w:szCs w:val="24"/>
          <w:lang w:eastAsia="zh-TW"/>
        </w:rPr>
        <w:t>, discuss the following questions:</w:t>
      </w:r>
    </w:p>
    <w:p w:rsidR="005C38A0" w:rsidP="1E33A618" w:rsidRDefault="005C38A0" w14:paraId="1F7C2DBF" w14:textId="1A640406">
      <w:pPr>
        <w:pStyle w:val="ListParagraph"/>
        <w:numPr>
          <w:ilvl w:val="0"/>
          <w:numId w:val="52"/>
        </w:numPr>
        <w:tabs>
          <w:tab w:val="left" w:pos="270"/>
        </w:tabs>
        <w:spacing w:before="120" w:after="120" w:line="240" w:lineRule="auto"/>
        <w:jc w:val="both"/>
        <w:rPr>
          <w:rFonts w:eastAsia="PMingLiU" w:cs="Times New Roman"/>
          <w:color w:val="000000" w:themeColor="text1"/>
          <w:sz w:val="24"/>
          <w:szCs w:val="24"/>
          <w:lang w:eastAsia="zh-TW"/>
        </w:rPr>
      </w:pPr>
      <w:r w:rsidRPr="1E33A618">
        <w:rPr>
          <w:rFonts w:eastAsia="PMingLiU" w:cs="Times New Roman"/>
          <w:color w:val="000000" w:themeColor="text1"/>
          <w:sz w:val="24"/>
          <w:szCs w:val="24"/>
          <w:lang w:eastAsia="zh-TW"/>
        </w:rPr>
        <w:t>Is the tone of the sample introduction section professional and appropriate for a business audience?</w:t>
      </w:r>
    </w:p>
    <w:p w:rsidRPr="00190124" w:rsidR="005C38A0" w:rsidP="00777D9E" w:rsidRDefault="005C38A0" w14:paraId="79F3BD78" w14:textId="5CBA01FA">
      <w:pPr>
        <w:pStyle w:val="ListParagraph"/>
        <w:numPr>
          <w:ilvl w:val="0"/>
          <w:numId w:val="52"/>
        </w:numPr>
        <w:tabs>
          <w:tab w:val="left" w:pos="270"/>
        </w:tabs>
        <w:spacing w:before="120" w:after="120" w:line="240" w:lineRule="auto"/>
        <w:jc w:val="both"/>
        <w:rPr>
          <w:rFonts w:eastAsia="PMingLiU" w:cs="Times New Roman"/>
          <w:color w:val="000000" w:themeColor="text1"/>
          <w:sz w:val="24"/>
          <w:szCs w:val="24"/>
          <w:lang w:eastAsia="zh-TW"/>
        </w:rPr>
      </w:pPr>
      <w:r w:rsidRPr="1B1DF256" w:rsidR="005C38A0">
        <w:rPr>
          <w:rFonts w:eastAsia="PMingLiU" w:cs="Times New Roman"/>
          <w:color w:val="000000" w:themeColor="text1" w:themeTint="FF" w:themeShade="FF"/>
          <w:sz w:val="24"/>
          <w:szCs w:val="24"/>
          <w:lang w:eastAsia="zh-TW"/>
        </w:rPr>
        <w:t xml:space="preserve">Does </w:t>
      </w:r>
      <w:r w:rsidRPr="1B1DF256" w:rsidR="7611E33D">
        <w:rPr>
          <w:rFonts w:eastAsia="PMingLiU" w:cs="Times New Roman"/>
          <w:color w:val="000000" w:themeColor="text1" w:themeTint="FF" w:themeShade="FF"/>
          <w:sz w:val="24"/>
          <w:szCs w:val="24"/>
          <w:lang w:eastAsia="zh-TW"/>
        </w:rPr>
        <w:t>writing</w:t>
      </w:r>
      <w:r w:rsidRPr="1B1DF256" w:rsidR="005C38A0">
        <w:rPr>
          <w:rFonts w:eastAsia="PMingLiU" w:cs="Times New Roman"/>
          <w:color w:val="000000" w:themeColor="text1" w:themeTint="FF" w:themeShade="FF"/>
          <w:sz w:val="24"/>
          <w:szCs w:val="24"/>
          <w:lang w:eastAsia="zh-TW"/>
        </w:rPr>
        <w:t xml:space="preserve"> use an</w:t>
      </w:r>
      <w:r w:rsidRPr="1B1DF256" w:rsidR="005C38A0">
        <w:rPr>
          <w:rFonts w:eastAsia="PMingLiU" w:cs="Times New Roman"/>
          <w:color w:val="000000" w:themeColor="text1" w:themeTint="FF" w:themeShade="FF"/>
          <w:sz w:val="24"/>
          <w:szCs w:val="24"/>
          <w:lang w:eastAsia="zh-TW"/>
        </w:rPr>
        <w:t>y</w:t>
      </w:r>
      <w:r w:rsidRPr="1B1DF256" w:rsidR="005C38A0">
        <w:rPr>
          <w:rFonts w:eastAsia="PMingLiU" w:cs="Times New Roman"/>
          <w:color w:val="000000" w:themeColor="text1" w:themeTint="FF" w:themeShade="FF"/>
          <w:sz w:val="24"/>
          <w:szCs w:val="24"/>
          <w:lang w:eastAsia="zh-TW"/>
        </w:rPr>
        <w:t xml:space="preserve"> jargon or overly complex language</w:t>
      </w:r>
      <w:r w:rsidRPr="1B1DF256" w:rsidR="005C38A0">
        <w:rPr>
          <w:rFonts w:eastAsia="PMingLiU" w:cs="Times New Roman"/>
          <w:color w:val="000000" w:themeColor="text1" w:themeTint="FF" w:themeShade="FF"/>
          <w:sz w:val="24"/>
          <w:szCs w:val="24"/>
          <w:lang w:eastAsia="zh-TW"/>
        </w:rPr>
        <w:t>?</w:t>
      </w:r>
    </w:p>
    <w:p w:rsidR="005C38A0" w:rsidP="00777D9E" w:rsidRDefault="005C38A0" w14:paraId="418EDAC6" w14:textId="61102F07">
      <w:pPr>
        <w:pStyle w:val="ListParagraph"/>
        <w:numPr>
          <w:ilvl w:val="0"/>
          <w:numId w:val="52"/>
        </w:numPr>
        <w:tabs>
          <w:tab w:val="left" w:pos="270"/>
        </w:tabs>
        <w:spacing w:before="120" w:after="120" w:line="240" w:lineRule="auto"/>
        <w:jc w:val="both"/>
        <w:rPr>
          <w:rFonts w:eastAsia="PMingLiU" w:cs="Times New Roman"/>
          <w:color w:val="000000" w:themeColor="text1"/>
          <w:sz w:val="24"/>
          <w:szCs w:val="24"/>
          <w:lang w:eastAsia="zh-TW"/>
        </w:rPr>
      </w:pPr>
      <w:r w:rsidRPr="1B1DF256" w:rsidR="005C38A0">
        <w:rPr>
          <w:rFonts w:eastAsia="PMingLiU" w:cs="Times New Roman"/>
          <w:color w:val="000000" w:themeColor="text1" w:themeTint="FF" w:themeShade="FF"/>
          <w:sz w:val="24"/>
          <w:szCs w:val="24"/>
          <w:lang w:eastAsia="zh-TW"/>
        </w:rPr>
        <w:t>Why d</w:t>
      </w:r>
      <w:r w:rsidRPr="1B1DF256" w:rsidR="3ECF130D">
        <w:rPr>
          <w:rFonts w:eastAsia="PMingLiU" w:cs="Times New Roman"/>
          <w:color w:val="000000" w:themeColor="text1" w:themeTint="FF" w:themeShade="FF"/>
          <w:sz w:val="24"/>
          <w:szCs w:val="24"/>
          <w:lang w:eastAsia="zh-TW"/>
        </w:rPr>
        <w:t>oes</w:t>
      </w:r>
      <w:r w:rsidRPr="1B1DF256" w:rsidR="005C38A0">
        <w:rPr>
          <w:rFonts w:eastAsia="PMingLiU" w:cs="Times New Roman"/>
          <w:color w:val="000000" w:themeColor="text1" w:themeTint="FF" w:themeShade="FF"/>
          <w:sz w:val="24"/>
          <w:szCs w:val="24"/>
          <w:lang w:eastAsia="zh-TW"/>
        </w:rPr>
        <w:t xml:space="preserve"> the writer use </w:t>
      </w:r>
      <w:r w:rsidRPr="1B1DF256" w:rsidR="66A5D7B4">
        <w:rPr>
          <w:rFonts w:eastAsia="PMingLiU" w:cs="Times New Roman"/>
          <w:color w:val="000000" w:themeColor="text1" w:themeTint="FF" w:themeShade="FF"/>
          <w:sz w:val="24"/>
          <w:szCs w:val="24"/>
          <w:lang w:eastAsia="zh-TW"/>
        </w:rPr>
        <w:t>an active</w:t>
      </w:r>
      <w:r w:rsidRPr="1B1DF256" w:rsidR="005C38A0">
        <w:rPr>
          <w:rFonts w:eastAsia="PMingLiU" w:cs="Times New Roman"/>
          <w:color w:val="000000" w:themeColor="text1" w:themeTint="FF" w:themeShade="FF"/>
          <w:sz w:val="24"/>
          <w:szCs w:val="24"/>
          <w:lang w:eastAsia="zh-TW"/>
        </w:rPr>
        <w:t xml:space="preserve"> voice in writing the introduction section?</w:t>
      </w:r>
    </w:p>
    <w:p w:rsidR="00C97619" w:rsidP="00777D9E" w:rsidRDefault="00C97619" w14:paraId="634CA052" w14:textId="6BEC8803">
      <w:pPr>
        <w:pStyle w:val="ListParagraph"/>
        <w:numPr>
          <w:ilvl w:val="0"/>
          <w:numId w:val="52"/>
        </w:numPr>
        <w:tabs>
          <w:tab w:val="left" w:pos="270"/>
        </w:tabs>
        <w:spacing w:before="120" w:after="120" w:line="240" w:lineRule="auto"/>
        <w:jc w:val="both"/>
        <w:rPr>
          <w:rFonts w:eastAsia="PMingLiU" w:cs="Times New Roman"/>
          <w:color w:val="000000" w:themeColor="text1"/>
          <w:sz w:val="24"/>
          <w:szCs w:val="24"/>
          <w:lang w:eastAsia="zh-TW"/>
        </w:rPr>
      </w:pPr>
      <w:r w:rsidRPr="28431025">
        <w:rPr>
          <w:rFonts w:eastAsia="PMingLiU" w:cs="Times New Roman"/>
          <w:color w:val="000000" w:themeColor="text1"/>
          <w:sz w:val="24"/>
          <w:szCs w:val="24"/>
          <w:lang w:eastAsia="zh-TW"/>
        </w:rPr>
        <w:t>How d</w:t>
      </w:r>
      <w:r w:rsidRPr="28431025" w:rsidR="26DCF5FA">
        <w:rPr>
          <w:rFonts w:eastAsia="PMingLiU" w:cs="Times New Roman"/>
          <w:color w:val="000000" w:themeColor="text1"/>
          <w:sz w:val="24"/>
          <w:szCs w:val="24"/>
          <w:lang w:eastAsia="zh-TW"/>
        </w:rPr>
        <w:t>oes</w:t>
      </w:r>
      <w:r w:rsidRPr="28431025">
        <w:rPr>
          <w:rFonts w:eastAsia="PMingLiU" w:cs="Times New Roman"/>
          <w:color w:val="000000" w:themeColor="text1"/>
          <w:sz w:val="24"/>
          <w:szCs w:val="24"/>
          <w:lang w:eastAsia="zh-TW"/>
        </w:rPr>
        <w:t xml:space="preserve"> the writer inspire confidence in the audience? </w:t>
      </w:r>
    </w:p>
    <w:p w:rsidR="005450D1" w:rsidP="00777D9E" w:rsidRDefault="00C97619" w14:paraId="1426775D" w14:textId="0EF28395">
      <w:pPr>
        <w:pStyle w:val="ListParagraph"/>
        <w:numPr>
          <w:ilvl w:val="0"/>
          <w:numId w:val="52"/>
        </w:numPr>
        <w:tabs>
          <w:tab w:val="left" w:pos="270"/>
        </w:tabs>
        <w:spacing w:before="120" w:after="120" w:line="240" w:lineRule="auto"/>
        <w:jc w:val="both"/>
        <w:rPr>
          <w:rFonts w:eastAsia="PMingLiU" w:cs="Times New Roman"/>
          <w:color w:val="000000" w:themeColor="text1"/>
          <w:sz w:val="24"/>
          <w:szCs w:val="24"/>
          <w:lang w:eastAsia="zh-TW"/>
        </w:rPr>
      </w:pPr>
      <w:r w:rsidRPr="3888F844">
        <w:rPr>
          <w:rFonts w:eastAsia="PMingLiU" w:cs="Times New Roman"/>
          <w:color w:val="000000" w:themeColor="text1"/>
          <w:sz w:val="24"/>
          <w:szCs w:val="24"/>
          <w:lang w:eastAsia="zh-TW"/>
        </w:rPr>
        <w:t>How d</w:t>
      </w:r>
      <w:r w:rsidRPr="3888F844" w:rsidR="24DC22C0">
        <w:rPr>
          <w:rFonts w:eastAsia="PMingLiU" w:cs="Times New Roman"/>
          <w:color w:val="000000" w:themeColor="text1"/>
          <w:sz w:val="24"/>
          <w:szCs w:val="24"/>
          <w:lang w:eastAsia="zh-TW"/>
        </w:rPr>
        <w:t>oes</w:t>
      </w:r>
      <w:r w:rsidRPr="3888F844">
        <w:rPr>
          <w:rFonts w:eastAsia="PMingLiU" w:cs="Times New Roman"/>
          <w:color w:val="000000" w:themeColor="text1"/>
          <w:sz w:val="24"/>
          <w:szCs w:val="24"/>
          <w:lang w:eastAsia="zh-TW"/>
        </w:rPr>
        <w:t xml:space="preserve"> the writer connect with the audience to create a collaborative and relatable tone?</w:t>
      </w:r>
    </w:p>
    <w:p w:rsidR="28431025" w:rsidP="28431025" w:rsidRDefault="28431025" w14:paraId="7A8D7531" w14:textId="548D5CCF">
      <w:pPr>
        <w:rPr>
          <w:rFonts w:cs="Times New Roman"/>
          <w:b/>
          <w:bCs/>
          <w:sz w:val="24"/>
          <w:szCs w:val="24"/>
        </w:rPr>
      </w:pPr>
    </w:p>
    <w:p w:rsidRPr="001726C9" w:rsidR="005C38A0" w:rsidP="005C38A0" w:rsidRDefault="005C38A0" w14:paraId="74E64BC5" w14:textId="33B5B686">
      <w:pPr>
        <w:rPr>
          <w:rFonts w:cs="Times New Roman"/>
          <w:b/>
          <w:bCs/>
          <w:color w:val="0F9ED5" w:themeColor="accent4"/>
          <w:sz w:val="24"/>
          <w:szCs w:val="24"/>
        </w:rPr>
      </w:pPr>
      <w:r w:rsidRPr="1E33A618">
        <w:rPr>
          <w:rFonts w:cs="Times New Roman"/>
          <w:b/>
          <w:bCs/>
          <w:sz w:val="24"/>
          <w:szCs w:val="24"/>
        </w:rPr>
        <w:lastRenderedPageBreak/>
        <w:t>Activity 3 | Writing “Section 3: Evaluation of Current Market &amp; Industry Needs”</w:t>
      </w:r>
      <w:r w:rsidRPr="1E33A618">
        <w:rPr>
          <w:rFonts w:cs="Times New Roman"/>
          <w:b/>
          <w:bCs/>
          <w:color w:val="0070C0"/>
          <w:sz w:val="24"/>
          <w:szCs w:val="24"/>
        </w:rPr>
        <w:t xml:space="preserve"> </w:t>
      </w:r>
    </w:p>
    <w:p w:rsidR="005C38A0" w:rsidP="005C38A0" w:rsidRDefault="005C38A0" w14:paraId="41F5ACF1" w14:textId="57B7E5CA">
      <w:pPr>
        <w:rPr>
          <w:rFonts w:eastAsia="PMingLiU" w:cs="Times New Roman"/>
          <w:sz w:val="24"/>
          <w:szCs w:val="24"/>
          <w:lang w:eastAsia="zh-TW"/>
        </w:rPr>
      </w:pPr>
      <w:r w:rsidRPr="28431025">
        <w:rPr>
          <w:rFonts w:eastAsia="PMingLiU" w:cs="Times New Roman"/>
          <w:sz w:val="24"/>
          <w:szCs w:val="24"/>
          <w:lang w:eastAsia="zh-TW"/>
        </w:rPr>
        <w:t xml:space="preserve">While different writers have different approaches and habits of writing, it is recommended to develop the following sections first for your business proposal, particularly as you are required to </w:t>
      </w:r>
      <w:r w:rsidRPr="28431025" w:rsidR="2220BDA1">
        <w:rPr>
          <w:rFonts w:eastAsia="PMingLiU" w:cs="Times New Roman"/>
          <w:sz w:val="24"/>
          <w:szCs w:val="24"/>
          <w:lang w:eastAsia="zh-TW"/>
        </w:rPr>
        <w:t>write these sections in Writing Checkpoint 1</w:t>
      </w:r>
      <w:r w:rsidRPr="28431025">
        <w:rPr>
          <w:rFonts w:eastAsia="PMingLiU" w:cs="Times New Roman"/>
          <w:sz w:val="24"/>
          <w:szCs w:val="24"/>
          <w:lang w:eastAsia="zh-TW"/>
        </w:rPr>
        <w:t xml:space="preserve">: </w:t>
      </w:r>
    </w:p>
    <w:p w:rsidR="005C38A0" w:rsidP="1E33A618" w:rsidRDefault="005C38A0" w14:paraId="08F87471" w14:textId="77777777">
      <w:pPr>
        <w:pStyle w:val="ListParagraph"/>
        <w:numPr>
          <w:ilvl w:val="0"/>
          <w:numId w:val="44"/>
        </w:numPr>
        <w:jc w:val="both"/>
        <w:rPr>
          <w:rFonts w:eastAsia="PMingLiU" w:cs="Times New Roman"/>
          <w:sz w:val="24"/>
          <w:szCs w:val="24"/>
          <w:lang w:eastAsia="zh-TW"/>
        </w:rPr>
      </w:pPr>
      <w:r w:rsidRPr="1E33A618">
        <w:rPr>
          <w:rFonts w:eastAsia="PMingLiU" w:cs="Times New Roman"/>
          <w:sz w:val="24"/>
          <w:szCs w:val="24"/>
          <w:u w:val="single"/>
          <w:lang w:eastAsia="zh-TW"/>
        </w:rPr>
        <w:t>Evaluation of Current Market &amp; Industry Needs</w:t>
      </w:r>
      <w:r w:rsidRPr="1E33A618">
        <w:rPr>
          <w:rFonts w:eastAsia="PMingLiU" w:cs="Times New Roman"/>
          <w:sz w:val="24"/>
          <w:szCs w:val="24"/>
          <w:lang w:eastAsia="zh-TW"/>
        </w:rPr>
        <w:t>: This section requires detailed research to understand the market landscape and industry trends. Starting here allows you to gather essential data, identify gaps, and recognize opportunities your proposal will address. This groundwork ensures that your proposed solution is relevant and based on current needs.</w:t>
      </w:r>
    </w:p>
    <w:p w:rsidR="005C38A0" w:rsidP="1E33A618" w:rsidRDefault="005C38A0" w14:paraId="3E97D331" w14:textId="38A608C6">
      <w:pPr>
        <w:pStyle w:val="ListParagraph"/>
        <w:numPr>
          <w:ilvl w:val="0"/>
          <w:numId w:val="44"/>
        </w:numPr>
        <w:jc w:val="both"/>
        <w:rPr>
          <w:rFonts w:eastAsia="PMingLiU" w:cs="Times New Roman"/>
          <w:sz w:val="24"/>
          <w:szCs w:val="24"/>
          <w:lang w:eastAsia="zh-TW"/>
        </w:rPr>
      </w:pPr>
      <w:r w:rsidRPr="1B1DF256" w:rsidR="005C38A0">
        <w:rPr>
          <w:rFonts w:eastAsia="PMingLiU" w:cs="Times New Roman"/>
          <w:sz w:val="24"/>
          <w:szCs w:val="24"/>
          <w:u w:val="single"/>
          <w:lang w:eastAsia="zh-TW"/>
        </w:rPr>
        <w:t>Proposing a Solution</w:t>
      </w:r>
      <w:r w:rsidRPr="1B1DF256" w:rsidR="005C38A0">
        <w:rPr>
          <w:rFonts w:eastAsia="PMingLiU" w:cs="Times New Roman"/>
          <w:sz w:val="24"/>
          <w:szCs w:val="24"/>
          <w:lang w:eastAsia="zh-TW"/>
        </w:rPr>
        <w:t xml:space="preserve">: Once you understand the market needs, you can articulate your proposed solution and </w:t>
      </w:r>
      <w:r w:rsidRPr="1B1DF256" w:rsidR="005C38A0">
        <w:rPr>
          <w:rFonts w:eastAsia="PMingLiU" w:cs="Times New Roman"/>
          <w:sz w:val="24"/>
          <w:szCs w:val="24"/>
          <w:lang w:eastAsia="zh-TW"/>
        </w:rPr>
        <w:t>demonstrate</w:t>
      </w:r>
      <w:r w:rsidRPr="1B1DF256" w:rsidR="005C38A0">
        <w:rPr>
          <w:rFonts w:eastAsia="PMingLiU" w:cs="Times New Roman"/>
          <w:sz w:val="24"/>
          <w:szCs w:val="24"/>
          <w:lang w:eastAsia="zh-TW"/>
        </w:rPr>
        <w:t xml:space="preserve"> how it addresses those needs effectively. This section is crucial for </w:t>
      </w:r>
      <w:bookmarkStart w:name="_Int_2ydykRUw" w:id="561916895"/>
      <w:r w:rsidRPr="1B1DF256" w:rsidR="005C38A0">
        <w:rPr>
          <w:rFonts w:eastAsia="PMingLiU" w:cs="Times New Roman"/>
          <w:sz w:val="24"/>
          <w:szCs w:val="24"/>
          <w:lang w:eastAsia="zh-TW"/>
        </w:rPr>
        <w:t>arguing</w:t>
      </w:r>
      <w:bookmarkEnd w:id="561916895"/>
      <w:r w:rsidRPr="1B1DF256" w:rsidR="005C38A0">
        <w:rPr>
          <w:rFonts w:eastAsia="PMingLiU" w:cs="Times New Roman"/>
          <w:sz w:val="24"/>
          <w:szCs w:val="24"/>
          <w:lang w:eastAsia="zh-TW"/>
        </w:rPr>
        <w:t xml:space="preserve"> the value and feasibility of your proposal. By defining your innovative approach and its </w:t>
      </w:r>
      <w:r w:rsidRPr="1B1DF256" w:rsidR="00ACD131">
        <w:rPr>
          <w:rFonts w:eastAsia="PMingLiU" w:cs="Times New Roman"/>
          <w:sz w:val="24"/>
          <w:szCs w:val="24"/>
          <w:lang w:eastAsia="zh-TW"/>
        </w:rPr>
        <w:t xml:space="preserve">advantages </w:t>
      </w:r>
      <w:r w:rsidRPr="1B1DF256" w:rsidR="005C38A0">
        <w:rPr>
          <w:rFonts w:eastAsia="PMingLiU" w:cs="Times New Roman"/>
          <w:sz w:val="24"/>
          <w:szCs w:val="24"/>
          <w:lang w:eastAsia="zh-TW"/>
        </w:rPr>
        <w:t xml:space="preserve">early on, you create </w:t>
      </w:r>
      <w:r w:rsidRPr="1B1DF256" w:rsidR="005C38A0">
        <w:rPr>
          <w:rFonts w:eastAsia="PMingLiU" w:cs="Times New Roman"/>
          <w:sz w:val="24"/>
          <w:szCs w:val="24"/>
          <w:lang w:eastAsia="zh-TW"/>
        </w:rPr>
        <w:t>a strong foundation</w:t>
      </w:r>
      <w:r w:rsidRPr="1B1DF256" w:rsidR="005C38A0">
        <w:rPr>
          <w:rFonts w:eastAsia="PMingLiU" w:cs="Times New Roman"/>
          <w:sz w:val="24"/>
          <w:szCs w:val="24"/>
          <w:lang w:eastAsia="zh-TW"/>
        </w:rPr>
        <w:t xml:space="preserve"> for the rest of the proposal, ensuring that all </w:t>
      </w:r>
      <w:r w:rsidRPr="1B1DF256" w:rsidR="005C38A0">
        <w:rPr>
          <w:rFonts w:eastAsia="PMingLiU" w:cs="Times New Roman"/>
          <w:sz w:val="24"/>
          <w:szCs w:val="24"/>
          <w:lang w:eastAsia="zh-TW"/>
        </w:rPr>
        <w:t>subsequent</w:t>
      </w:r>
      <w:r w:rsidRPr="1B1DF256" w:rsidR="005C38A0">
        <w:rPr>
          <w:rFonts w:eastAsia="PMingLiU" w:cs="Times New Roman"/>
          <w:sz w:val="24"/>
          <w:szCs w:val="24"/>
          <w:lang w:eastAsia="zh-TW"/>
        </w:rPr>
        <w:t xml:space="preserve"> sections clearly support and align with your </w:t>
      </w:r>
      <w:r w:rsidRPr="1B1DF256" w:rsidR="0DCCBE50">
        <w:rPr>
          <w:rFonts w:eastAsia="PMingLiU" w:cs="Times New Roman"/>
          <w:sz w:val="24"/>
          <w:szCs w:val="24"/>
          <w:lang w:eastAsia="zh-TW"/>
        </w:rPr>
        <w:t>unique benefits</w:t>
      </w:r>
      <w:r w:rsidRPr="1B1DF256" w:rsidR="005C38A0">
        <w:rPr>
          <w:rFonts w:eastAsia="PMingLiU" w:cs="Times New Roman"/>
          <w:sz w:val="24"/>
          <w:szCs w:val="24"/>
          <w:lang w:eastAsia="zh-TW"/>
        </w:rPr>
        <w:t>.</w:t>
      </w:r>
    </w:p>
    <w:p w:rsidRPr="00157968" w:rsidR="005C38A0" w:rsidP="005C38A0" w:rsidRDefault="005C38A0" w14:paraId="618DC4DB" w14:textId="77777777">
      <w:pPr>
        <w:pStyle w:val="ListParagraph"/>
        <w:jc w:val="both"/>
        <w:rPr>
          <w:rFonts w:cs="Times New Roman"/>
          <w:b/>
          <w:bCs/>
          <w:sz w:val="24"/>
          <w:szCs w:val="24"/>
        </w:rPr>
      </w:pPr>
      <w:r>
        <w:rPr>
          <w:noProof/>
        </w:rPr>
        <mc:AlternateContent>
          <mc:Choice Requires="wps">
            <w:drawing>
              <wp:anchor distT="0" distB="0" distL="114300" distR="114300" simplePos="0" relativeHeight="251666432" behindDoc="0" locked="0" layoutInCell="1" allowOverlap="1" wp14:anchorId="5D8287C0" wp14:editId="739EAE68">
                <wp:simplePos x="0" y="0"/>
                <wp:positionH relativeFrom="column">
                  <wp:posOffset>-6985</wp:posOffset>
                </wp:positionH>
                <wp:positionV relativeFrom="paragraph">
                  <wp:posOffset>155038</wp:posOffset>
                </wp:positionV>
                <wp:extent cx="5725551" cy="0"/>
                <wp:effectExtent l="0" t="19050" r="46990" b="38100"/>
                <wp:wrapNone/>
                <wp:docPr id="310642176" name="Straight Connector 2"/>
                <wp:cNvGraphicFramePr/>
                <a:graphic xmlns:a="http://schemas.openxmlformats.org/drawingml/2006/main">
                  <a:graphicData uri="http://schemas.microsoft.com/office/word/2010/wordprocessingShape">
                    <wps:wsp>
                      <wps:cNvCnPr/>
                      <wps:spPr>
                        <a:xfrm flipV="1">
                          <a:off x="0" y="0"/>
                          <a:ext cx="5725551" cy="0"/>
                        </a:xfrm>
                        <a:prstGeom prst="line">
                          <a:avLst/>
                        </a:prstGeom>
                        <a:ln w="57150" cmpd="dbl"/>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a="http://schemas.openxmlformats.org/drawingml/2006/main" xmlns:w16sdtfl="http://schemas.microsoft.com/office/word/2024/wordml/sdtformatlock">
            <w:pict>
              <v:line id="Straight Connector 2" style="position:absolute;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4.5pt" from="-.55pt,12.2pt" to="450.3pt,12.2pt" w14:anchorId="20B8EF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">
                <v:stroke linestyle="thinThin" joinstyle="miter"/>
              </v:line>
            </w:pict>
          </mc:Fallback>
        </mc:AlternateContent>
      </w:r>
    </w:p>
    <w:p w:rsidR="005C38A0" w:rsidP="1B1DF256" w:rsidRDefault="005C38A0" w14:paraId="16C5FF65" w14:textId="5C512C27">
      <w:pPr>
        <w:pStyle w:val="Normal"/>
        <w:jc w:val="both"/>
        <w:rPr>
          <w:rFonts w:eastAsia="PMingLiU" w:cs="Times New Roman"/>
          <w:sz w:val="24"/>
          <w:szCs w:val="24"/>
          <w:lang w:eastAsia="zh-TW"/>
        </w:rPr>
      </w:pPr>
      <w:r w:rsidRPr="1B1DF256" w:rsidR="005C38A0">
        <w:rPr>
          <w:rFonts w:eastAsia="PMingLiU" w:cs="Times New Roman"/>
          <w:sz w:val="24"/>
          <w:szCs w:val="24"/>
          <w:lang w:eastAsia="zh-TW"/>
        </w:rPr>
        <w:t xml:space="preserve"> . To help you better understand the purpose and </w:t>
      </w:r>
      <w:r w:rsidRPr="1B1DF256" w:rsidR="005C38A0">
        <w:rPr>
          <w:rFonts w:eastAsia="PMingLiU" w:cs="Times New Roman"/>
          <w:sz w:val="24"/>
          <w:szCs w:val="24"/>
          <w:lang w:eastAsia="zh-TW"/>
        </w:rPr>
        <w:t>organi</w:t>
      </w:r>
      <w:r w:rsidRPr="1B1DF256" w:rsidR="024B23FB">
        <w:rPr>
          <w:rFonts w:eastAsia="PMingLiU" w:cs="Times New Roman"/>
          <w:sz w:val="24"/>
          <w:szCs w:val="24"/>
          <w:lang w:eastAsia="zh-TW"/>
        </w:rPr>
        <w:t>s</w:t>
      </w:r>
      <w:r w:rsidRPr="1B1DF256" w:rsidR="005C38A0">
        <w:rPr>
          <w:rFonts w:eastAsia="PMingLiU" w:cs="Times New Roman"/>
          <w:sz w:val="24"/>
          <w:szCs w:val="24"/>
          <w:lang w:eastAsia="zh-TW"/>
        </w:rPr>
        <w:t>ation</w:t>
      </w:r>
      <w:r w:rsidRPr="1B1DF256" w:rsidR="005C38A0">
        <w:rPr>
          <w:rFonts w:eastAsia="PMingLiU" w:cs="Times New Roman"/>
          <w:sz w:val="24"/>
          <w:szCs w:val="24"/>
          <w:lang w:eastAsia="zh-TW"/>
        </w:rPr>
        <w:t xml:space="preserve"> of </w:t>
      </w:r>
      <w:r w:rsidRPr="1B1DF256" w:rsidR="5F50D379">
        <w:rPr>
          <w:rFonts w:eastAsia="PMingLiU" w:cs="Times New Roman"/>
          <w:sz w:val="24"/>
          <w:szCs w:val="24"/>
          <w:lang w:eastAsia="zh-TW"/>
        </w:rPr>
        <w:t>‘</w:t>
      </w:r>
      <w:r w:rsidRPr="1B1DF256" w:rsidR="5F50D379">
        <w:rPr>
          <w:rFonts w:eastAsia="PMingLiU" w:cs="Times New Roman"/>
          <w:sz w:val="24"/>
          <w:szCs w:val="24"/>
          <w:lang w:eastAsia="zh-TW"/>
        </w:rPr>
        <w:t>Section 3: Evaluation of Current Market &amp; Industry Needs’ of your Business Proposal</w:t>
      </w:r>
      <w:r w:rsidRPr="1B1DF256" w:rsidR="005C38A0">
        <w:rPr>
          <w:rFonts w:eastAsia="PMingLiU" w:cs="Times New Roman"/>
          <w:sz w:val="24"/>
          <w:szCs w:val="24"/>
          <w:lang w:eastAsia="zh-TW"/>
        </w:rPr>
        <w:t>, a sample is given for your reference. Review the sample section and answer the following questions.</w:t>
      </w:r>
    </w:p>
    <w:p w:rsidRPr="00381C0C" w:rsidR="005C38A0" w:rsidP="005C38A0" w:rsidRDefault="005C38A0" w14:paraId="67ABE145" w14:textId="77777777">
      <w:pPr>
        <w:jc w:val="both"/>
        <w:rPr>
          <w:rFonts w:eastAsia="PMingLiU" w:cs="Times New Roman"/>
          <w:b/>
          <w:bCs/>
          <w:sz w:val="24"/>
          <w:szCs w:val="24"/>
          <w:lang w:eastAsia="zh-TW"/>
        </w:rPr>
      </w:pPr>
      <w:r w:rsidRPr="28431025">
        <w:rPr>
          <w:rFonts w:eastAsia="PMingLiU" w:cs="Times New Roman"/>
          <w:b/>
          <w:bCs/>
          <w:sz w:val="24"/>
          <w:szCs w:val="24"/>
          <w:lang w:eastAsia="zh-TW"/>
        </w:rPr>
        <w:t>Questions:</w:t>
      </w:r>
    </w:p>
    <w:p w:rsidRPr="00EF415B" w:rsidR="005C38A0" w:rsidP="28431025" w:rsidRDefault="42E1AFD0" w14:paraId="7CF8FDFE" w14:textId="13059474">
      <w:pPr>
        <w:pStyle w:val="ListParagraph"/>
        <w:numPr>
          <w:ilvl w:val="0"/>
          <w:numId w:val="13"/>
        </w:numPr>
        <w:rPr>
          <w:rFonts w:eastAsia="PMingLiU" w:cs="Times New Roman"/>
          <w:lang w:eastAsia="zh-TW"/>
        </w:rPr>
      </w:pPr>
      <w:r w:rsidRPr="28431025">
        <w:rPr>
          <w:rFonts w:eastAsia="PMingLiU" w:cs="Times New Roman"/>
          <w:sz w:val="24"/>
          <w:szCs w:val="24"/>
          <w:lang w:eastAsia="zh-TW"/>
        </w:rPr>
        <w:t xml:space="preserve">How is this section structured to logically present the evaluation? Does this structure make the content easier to follow? </w:t>
      </w:r>
    </w:p>
    <w:p w:rsidRPr="00EF415B" w:rsidR="005C38A0" w:rsidP="1E33A618" w:rsidRDefault="005C38A0" w14:paraId="12C8F589" w14:textId="450754CA">
      <w:pPr>
        <w:pStyle w:val="ListParagraph"/>
        <w:numPr>
          <w:ilvl w:val="0"/>
          <w:numId w:val="13"/>
        </w:numPr>
        <w:rPr>
          <w:rFonts w:eastAsia="PMingLiU" w:cs="Times New Roman"/>
          <w:sz w:val="24"/>
          <w:szCs w:val="24"/>
          <w:lang w:eastAsia="zh-TW"/>
        </w:rPr>
      </w:pPr>
      <w:r w:rsidRPr="1E33A618">
        <w:rPr>
          <w:rFonts w:eastAsia="PMingLiU" w:cs="Times New Roman"/>
          <w:sz w:val="24"/>
          <w:szCs w:val="24"/>
          <w:lang w:eastAsia="zh-TW"/>
        </w:rPr>
        <w:t>How does this section demonstrate the relevance of a proposed solution (business idea) in addressing market and industry issues?</w:t>
      </w:r>
    </w:p>
    <w:p w:rsidR="005C38A0" w:rsidP="005C38A0" w:rsidRDefault="005C38A0" w14:paraId="4E433B29" w14:textId="77777777">
      <w:pPr>
        <w:pStyle w:val="ListParagraph"/>
        <w:numPr>
          <w:ilvl w:val="0"/>
          <w:numId w:val="13"/>
        </w:numPr>
        <w:rPr>
          <w:rFonts w:eastAsia="PMingLiU" w:cs="Times New Roman"/>
          <w:sz w:val="24"/>
          <w:szCs w:val="24"/>
          <w:lang w:eastAsia="zh-TW"/>
        </w:rPr>
      </w:pPr>
      <w:r w:rsidRPr="1FB5D021">
        <w:rPr>
          <w:rFonts w:eastAsia="PMingLiU" w:cs="Times New Roman"/>
          <w:sz w:val="24"/>
          <w:szCs w:val="24"/>
          <w:lang w:eastAsia="zh-TW"/>
        </w:rPr>
        <w:t>Each sub-section starts with a topic sentence. What is the main purpose of this sentence?</w:t>
      </w:r>
    </w:p>
    <w:p w:rsidR="005C38A0" w:rsidP="1E33A618" w:rsidRDefault="005C38A0" w14:paraId="044168F1" w14:textId="77777777">
      <w:pPr>
        <w:pStyle w:val="ListParagraph"/>
        <w:numPr>
          <w:ilvl w:val="0"/>
          <w:numId w:val="13"/>
        </w:numPr>
        <w:jc w:val="both"/>
        <w:rPr>
          <w:rFonts w:eastAsia="PMingLiU" w:cs="Times New Roman"/>
          <w:sz w:val="24"/>
          <w:szCs w:val="24"/>
          <w:lang w:eastAsia="zh-TW"/>
        </w:rPr>
      </w:pPr>
      <w:r w:rsidRPr="1E33A618">
        <w:rPr>
          <w:rFonts w:eastAsia="PMingLiU" w:cs="Times New Roman"/>
          <w:sz w:val="24"/>
          <w:szCs w:val="24"/>
          <w:lang w:eastAsia="zh-TW"/>
        </w:rPr>
        <w:t>Now that you have read through the whole section, can you identify the purpose(s) of each sub-section?</w:t>
      </w:r>
    </w:p>
    <w:tbl>
      <w:tblPr>
        <w:tblStyle w:val="TableGrid"/>
        <w:tblW w:w="0" w:type="auto"/>
        <w:tblInd w:w="720" w:type="dxa"/>
        <w:tblLook w:val="04A0" w:firstRow="1" w:lastRow="0" w:firstColumn="1" w:lastColumn="0" w:noHBand="0" w:noVBand="1"/>
      </w:tblPr>
      <w:tblGrid>
        <w:gridCol w:w="3055"/>
        <w:gridCol w:w="5241"/>
      </w:tblGrid>
      <w:tr w:rsidR="005C38A0" w:rsidTr="00D823AA" w14:paraId="780F334B" w14:textId="77777777">
        <w:tc>
          <w:tcPr>
            <w:tcW w:w="3055" w:type="dxa"/>
          </w:tcPr>
          <w:p w:rsidRPr="00814F6B" w:rsidR="005C38A0" w:rsidP="00D823AA" w:rsidRDefault="005C38A0" w14:paraId="5C639F3F" w14:textId="77777777">
            <w:pPr>
              <w:pStyle w:val="ListParagraph"/>
              <w:ind w:left="0"/>
              <w:jc w:val="both"/>
              <w:rPr>
                <w:rFonts w:eastAsia="PMingLiU" w:cs="Times New Roman"/>
                <w:b/>
                <w:bCs/>
                <w:sz w:val="24"/>
                <w:szCs w:val="24"/>
                <w:lang w:eastAsia="zh-TW"/>
              </w:rPr>
            </w:pPr>
            <w:r w:rsidRPr="00814F6B">
              <w:rPr>
                <w:rFonts w:eastAsia="PMingLiU" w:cs="Times New Roman"/>
                <w:b/>
                <w:bCs/>
                <w:sz w:val="24"/>
                <w:szCs w:val="24"/>
                <w:lang w:eastAsia="zh-TW"/>
              </w:rPr>
              <w:t>Sub-sections</w:t>
            </w:r>
          </w:p>
        </w:tc>
        <w:tc>
          <w:tcPr>
            <w:tcW w:w="5241" w:type="dxa"/>
          </w:tcPr>
          <w:p w:rsidRPr="00814F6B" w:rsidR="005C38A0" w:rsidP="00D823AA" w:rsidRDefault="005C38A0" w14:paraId="74E1087A" w14:textId="77777777">
            <w:pPr>
              <w:pStyle w:val="ListParagraph"/>
              <w:ind w:left="0"/>
              <w:jc w:val="both"/>
              <w:rPr>
                <w:rFonts w:eastAsia="PMingLiU" w:cs="Times New Roman"/>
                <w:b/>
                <w:bCs/>
                <w:sz w:val="24"/>
                <w:szCs w:val="24"/>
                <w:lang w:eastAsia="zh-TW"/>
              </w:rPr>
            </w:pPr>
            <w:r w:rsidRPr="00814F6B">
              <w:rPr>
                <w:rFonts w:eastAsia="PMingLiU" w:cs="Times New Roman"/>
                <w:b/>
                <w:bCs/>
                <w:sz w:val="24"/>
                <w:szCs w:val="24"/>
                <w:lang w:eastAsia="zh-TW"/>
              </w:rPr>
              <w:t>Purposes</w:t>
            </w:r>
          </w:p>
        </w:tc>
      </w:tr>
      <w:tr w:rsidR="005C38A0" w:rsidTr="00D823AA" w14:paraId="4CDE55AA" w14:textId="77777777">
        <w:tc>
          <w:tcPr>
            <w:tcW w:w="3055" w:type="dxa"/>
          </w:tcPr>
          <w:p w:rsidRPr="00F91475" w:rsidR="005C38A0" w:rsidP="00D823AA" w:rsidRDefault="005C38A0" w14:paraId="7A2FB190" w14:textId="77777777">
            <w:pPr>
              <w:pStyle w:val="ListParagraph"/>
              <w:ind w:left="0"/>
              <w:rPr>
                <w:rFonts w:eastAsia="PMingLiU" w:cs="Times New Roman"/>
                <w:sz w:val="24"/>
                <w:szCs w:val="24"/>
                <w:lang w:eastAsia="zh-TW"/>
              </w:rPr>
            </w:pPr>
            <w:r w:rsidRPr="00F91475">
              <w:rPr>
                <w:rFonts w:eastAsia="PMingLiU" w:cs="Times New Roman"/>
                <w:sz w:val="24"/>
                <w:szCs w:val="24"/>
                <w:lang w:eastAsia="zh-TW"/>
              </w:rPr>
              <w:t>Market &amp; Industry Needs</w:t>
            </w:r>
          </w:p>
        </w:tc>
        <w:tc>
          <w:tcPr>
            <w:tcW w:w="5241" w:type="dxa"/>
          </w:tcPr>
          <w:p w:rsidR="005C38A0" w:rsidP="00D823AA" w:rsidRDefault="005C38A0" w14:paraId="12BBE21E" w14:textId="77777777">
            <w:pPr>
              <w:pStyle w:val="ListParagraph"/>
              <w:ind w:left="0"/>
              <w:jc w:val="both"/>
              <w:rPr>
                <w:rFonts w:eastAsia="PMingLiU" w:cs="Times New Roman"/>
                <w:sz w:val="24"/>
                <w:szCs w:val="24"/>
                <w:lang w:eastAsia="zh-TW"/>
              </w:rPr>
            </w:pPr>
          </w:p>
        </w:tc>
      </w:tr>
      <w:tr w:rsidR="005C38A0" w:rsidTr="00D823AA" w14:paraId="0E46929F" w14:textId="77777777">
        <w:tc>
          <w:tcPr>
            <w:tcW w:w="3055" w:type="dxa"/>
          </w:tcPr>
          <w:p w:rsidRPr="00F91475" w:rsidR="005C38A0" w:rsidP="00D823AA" w:rsidRDefault="005C38A0" w14:paraId="08894084" w14:textId="77777777">
            <w:pPr>
              <w:pStyle w:val="ListParagraph"/>
              <w:ind w:left="0"/>
              <w:rPr>
                <w:rFonts w:eastAsia="PMingLiU" w:cs="Times New Roman"/>
                <w:sz w:val="24"/>
                <w:szCs w:val="24"/>
                <w:lang w:eastAsia="zh-TW"/>
              </w:rPr>
            </w:pPr>
            <w:r w:rsidRPr="00F91475">
              <w:rPr>
                <w:rFonts w:eastAsia="PMingLiU" w:cs="Times New Roman"/>
                <w:sz w:val="24"/>
                <w:szCs w:val="24"/>
                <w:lang w:eastAsia="zh-TW"/>
              </w:rPr>
              <w:t>Current Communication Strategies</w:t>
            </w:r>
          </w:p>
        </w:tc>
        <w:tc>
          <w:tcPr>
            <w:tcW w:w="5241" w:type="dxa"/>
          </w:tcPr>
          <w:p w:rsidR="005C38A0" w:rsidP="00D823AA" w:rsidRDefault="005C38A0" w14:paraId="147CAEB2" w14:textId="77777777">
            <w:pPr>
              <w:pStyle w:val="ListParagraph"/>
              <w:ind w:left="0"/>
              <w:jc w:val="both"/>
              <w:rPr>
                <w:rFonts w:eastAsia="PMingLiU" w:cs="Times New Roman"/>
                <w:sz w:val="24"/>
                <w:szCs w:val="24"/>
                <w:lang w:eastAsia="zh-TW"/>
              </w:rPr>
            </w:pPr>
          </w:p>
        </w:tc>
      </w:tr>
      <w:tr w:rsidR="005C38A0" w:rsidTr="00D823AA" w14:paraId="178390C7" w14:textId="77777777">
        <w:tc>
          <w:tcPr>
            <w:tcW w:w="3055" w:type="dxa"/>
          </w:tcPr>
          <w:p w:rsidRPr="00F91475" w:rsidR="005C38A0" w:rsidP="00D823AA" w:rsidRDefault="005C38A0" w14:paraId="44739AD4" w14:textId="77777777">
            <w:pPr>
              <w:pStyle w:val="ListParagraph"/>
              <w:ind w:left="0"/>
              <w:rPr>
                <w:rFonts w:eastAsia="PMingLiU" w:cs="Times New Roman"/>
                <w:sz w:val="24"/>
                <w:szCs w:val="24"/>
                <w:lang w:eastAsia="zh-TW"/>
              </w:rPr>
            </w:pPr>
            <w:r w:rsidRPr="00F91475">
              <w:rPr>
                <w:rFonts w:eastAsia="PMingLiU" w:cs="Times New Roman"/>
                <w:sz w:val="24"/>
                <w:szCs w:val="24"/>
                <w:lang w:eastAsia="zh-TW"/>
              </w:rPr>
              <w:t>Call for More Innovative, Personalized Education Approach</w:t>
            </w:r>
          </w:p>
        </w:tc>
        <w:tc>
          <w:tcPr>
            <w:tcW w:w="5241" w:type="dxa"/>
          </w:tcPr>
          <w:p w:rsidR="005C38A0" w:rsidP="00D823AA" w:rsidRDefault="005C38A0" w14:paraId="22079248" w14:textId="77777777">
            <w:pPr>
              <w:pStyle w:val="ListParagraph"/>
              <w:ind w:left="0"/>
              <w:jc w:val="both"/>
              <w:rPr>
                <w:rFonts w:eastAsia="PMingLiU" w:cs="Times New Roman"/>
                <w:sz w:val="24"/>
                <w:szCs w:val="24"/>
                <w:lang w:eastAsia="zh-TW"/>
              </w:rPr>
            </w:pPr>
          </w:p>
        </w:tc>
      </w:tr>
    </w:tbl>
    <w:p w:rsidRPr="00AD43CB" w:rsidR="005C38A0" w:rsidP="005C38A0" w:rsidRDefault="005C38A0" w14:paraId="2D55D3BF" w14:textId="77777777">
      <w:pPr>
        <w:pStyle w:val="ListParagraph"/>
        <w:jc w:val="both"/>
        <w:rPr>
          <w:rFonts w:eastAsia="PMingLiU" w:cs="Times New Roman"/>
          <w:sz w:val="24"/>
          <w:szCs w:val="24"/>
          <w:lang w:eastAsia="zh-TW"/>
        </w:rPr>
      </w:pPr>
    </w:p>
    <w:p w:rsidR="005C38A0" w:rsidP="005C38A0" w:rsidRDefault="005C38A0" w14:paraId="50A91BBB" w14:textId="77777777">
      <w:pPr>
        <w:pStyle w:val="ListParagraph"/>
        <w:numPr>
          <w:ilvl w:val="0"/>
          <w:numId w:val="13"/>
        </w:numPr>
        <w:rPr>
          <w:rFonts w:eastAsia="PMingLiU" w:cs="Times New Roman"/>
          <w:sz w:val="24"/>
          <w:szCs w:val="24"/>
          <w:lang w:eastAsia="zh-TW"/>
        </w:rPr>
      </w:pPr>
      <w:r w:rsidRPr="1FB5D021">
        <w:rPr>
          <w:rFonts w:eastAsia="PMingLiU" w:cs="Times New Roman"/>
          <w:sz w:val="24"/>
          <w:szCs w:val="24"/>
          <w:lang w:eastAsia="zh-TW"/>
        </w:rPr>
        <w:t>Why is it important to include data and statistics, such as demographic trends or market projections, in this section?</w:t>
      </w:r>
    </w:p>
    <w:p w:rsidR="005C38A0" w:rsidP="005C38A0" w:rsidRDefault="005C38A0" w14:paraId="0299AA81" w14:textId="77777777">
      <w:pPr>
        <w:pStyle w:val="ListParagraph"/>
        <w:numPr>
          <w:ilvl w:val="0"/>
          <w:numId w:val="13"/>
        </w:numPr>
        <w:rPr>
          <w:rFonts w:eastAsia="PMingLiU" w:cs="Times New Roman"/>
          <w:sz w:val="24"/>
          <w:szCs w:val="24"/>
          <w:lang w:eastAsia="zh-TW"/>
        </w:rPr>
      </w:pPr>
      <w:r w:rsidRPr="1FB5D021">
        <w:rPr>
          <w:rFonts w:eastAsia="PMingLiU" w:cs="Times New Roman"/>
          <w:sz w:val="24"/>
          <w:szCs w:val="24"/>
          <w:lang w:eastAsia="zh-TW"/>
        </w:rPr>
        <w:t>What types of evidence are used in this section (e.g., statistics, reports, examples)?</w:t>
      </w:r>
    </w:p>
    <w:p w:rsidR="005C38A0" w:rsidP="005C38A0" w:rsidRDefault="005C38A0" w14:paraId="5C2EDAF9" w14:textId="18CA656D">
      <w:pPr>
        <w:pStyle w:val="ListParagraph"/>
        <w:numPr>
          <w:ilvl w:val="0"/>
          <w:numId w:val="13"/>
        </w:numPr>
        <w:rPr>
          <w:rFonts w:eastAsia="PMingLiU" w:cs="Times New Roman"/>
          <w:sz w:val="24"/>
          <w:szCs w:val="24"/>
          <w:lang w:eastAsia="zh-TW"/>
        </w:rPr>
      </w:pPr>
      <w:r w:rsidRPr="28431025">
        <w:rPr>
          <w:rFonts w:eastAsia="PMingLiU" w:cs="Times New Roman"/>
          <w:sz w:val="24"/>
          <w:szCs w:val="24"/>
          <w:lang w:eastAsia="zh-TW"/>
        </w:rPr>
        <w:lastRenderedPageBreak/>
        <w:t>How does the inclusion of credible sources strengthen the evaluation and build trust with the reader?</w:t>
      </w:r>
      <w:r w:rsidRPr="28431025" w:rsidR="618C986E">
        <w:rPr>
          <w:rFonts w:eastAsia="PMingLiU" w:cs="Times New Roman"/>
          <w:sz w:val="24"/>
          <w:szCs w:val="24"/>
          <w:lang w:eastAsia="zh-TW"/>
        </w:rPr>
        <w:t xml:space="preserve"> Are a range of sources used?</w:t>
      </w:r>
    </w:p>
    <w:p w:rsidRPr="00997A32" w:rsidR="005C38A0" w:rsidP="00997A32" w:rsidRDefault="005C38A0" w14:paraId="4D899309" w14:textId="32F075B5">
      <w:pPr>
        <w:pStyle w:val="ListParagraph"/>
        <w:numPr>
          <w:ilvl w:val="0"/>
          <w:numId w:val="13"/>
        </w:numPr>
        <w:rPr>
          <w:rFonts w:eastAsia="PMingLiU" w:cs="Times New Roman"/>
          <w:sz w:val="24"/>
          <w:szCs w:val="24"/>
          <w:lang w:eastAsia="zh-TW"/>
        </w:rPr>
      </w:pPr>
      <w:r w:rsidRPr="1FB5D021">
        <w:rPr>
          <w:rFonts w:eastAsia="PMingLiU" w:cs="Times New Roman"/>
          <w:sz w:val="24"/>
          <w:szCs w:val="24"/>
          <w:lang w:eastAsia="zh-TW"/>
        </w:rPr>
        <w:t>How does the writer use transitions and linking phrases to create a cohesive flow between the subsections?</w:t>
      </w:r>
    </w:p>
    <w:tbl>
      <w:tblPr>
        <w:tblStyle w:val="TableGrid"/>
        <w:tblW w:w="0" w:type="auto"/>
        <w:tblLook w:val="04A0" w:firstRow="1" w:lastRow="0" w:firstColumn="1" w:lastColumn="0" w:noHBand="0" w:noVBand="1"/>
      </w:tblPr>
      <w:tblGrid>
        <w:gridCol w:w="9026"/>
      </w:tblGrid>
      <w:tr w:rsidR="005C38A0" w:rsidTr="42DD04C4" w14:paraId="2D78F1C3" w14:textId="77777777">
        <w:tc>
          <w:tcPr>
            <w:tcW w:w="9016" w:type="dxa"/>
            <w:tcBorders>
              <w:top w:val="nil"/>
              <w:left w:val="nil"/>
              <w:bottom w:val="nil"/>
              <w:right w:val="nil"/>
            </w:tcBorders>
            <w:shd w:val="clear" w:color="auto" w:fill="FFFF00"/>
            <w:tcMar/>
          </w:tcPr>
          <w:p w:rsidR="005C38A0" w:rsidP="00D823AA" w:rsidRDefault="005C38A0" w14:paraId="08DF3ACB" w14:textId="1015204D">
            <w:pPr>
              <w:jc w:val="both"/>
            </w:pPr>
            <w:r w:rsidRPr="42DD04C4" w:rsidR="005C38A0">
              <w:rPr>
                <w:rFonts w:eastAsia="PMingLiU" w:cs="Times New Roman"/>
                <w:sz w:val="24"/>
                <w:szCs w:val="24"/>
                <w:lang w:eastAsia="zh-TW"/>
              </w:rPr>
              <w:t xml:space="preserve">Please note that you </w:t>
            </w:r>
            <w:r w:rsidRPr="42DD04C4" w:rsidR="005C38A0">
              <w:rPr>
                <w:rFonts w:eastAsia="PMingLiU" w:cs="Times New Roman"/>
                <w:b w:val="1"/>
                <w:bCs w:val="1"/>
                <w:sz w:val="24"/>
                <w:szCs w:val="24"/>
                <w:lang w:eastAsia="zh-TW"/>
              </w:rPr>
              <w:t>should not use this sample as a model</w:t>
            </w:r>
            <w:r w:rsidRPr="42DD04C4" w:rsidR="005C38A0">
              <w:rPr>
                <w:rFonts w:eastAsia="PMingLiU" w:cs="Times New Roman"/>
                <w:sz w:val="24"/>
                <w:szCs w:val="24"/>
                <w:lang w:eastAsia="zh-TW"/>
              </w:rPr>
              <w:t xml:space="preserve"> for how you would compose your own proposal as your project topic may be </w:t>
            </w:r>
            <w:r w:rsidRPr="42DD04C4" w:rsidR="005C38A0">
              <w:rPr>
                <w:rFonts w:eastAsia="PMingLiU" w:cs="Times New Roman"/>
                <w:sz w:val="24"/>
                <w:szCs w:val="24"/>
                <w:lang w:eastAsia="zh-TW"/>
              </w:rPr>
              <w:t>very different</w:t>
            </w:r>
            <w:r w:rsidRPr="42DD04C4" w:rsidR="005C38A0">
              <w:rPr>
                <w:rFonts w:eastAsia="PMingLiU" w:cs="Times New Roman"/>
                <w:sz w:val="24"/>
                <w:szCs w:val="24"/>
                <w:lang w:eastAsia="zh-TW"/>
              </w:rPr>
              <w:t xml:space="preserve"> from the sample’s. Also, note that </w:t>
            </w:r>
            <w:r w:rsidRPr="42DD04C4" w:rsidR="005C38A0">
              <w:rPr>
                <w:rFonts w:eastAsia="PMingLiU" w:cs="Times New Roman"/>
                <w:b w:val="1"/>
                <w:bCs w:val="1"/>
                <w:sz w:val="24"/>
                <w:szCs w:val="24"/>
                <w:lang w:eastAsia="zh-TW"/>
              </w:rPr>
              <w:t>this is not a perfect sample</w:t>
            </w:r>
            <w:r w:rsidRPr="42DD04C4" w:rsidR="005C38A0">
              <w:rPr>
                <w:rFonts w:eastAsia="PMingLiU" w:cs="Times New Roman"/>
                <w:sz w:val="24"/>
                <w:szCs w:val="24"/>
                <w:lang w:eastAsia="zh-TW"/>
              </w:rPr>
              <w:t>, and improvements would need to be made in content and language</w:t>
            </w:r>
            <w:r w:rsidRPr="42DD04C4" w:rsidR="005C38A0">
              <w:rPr>
                <w:rFonts w:eastAsia="PMingLiU" w:cs="Times New Roman"/>
                <w:sz w:val="24"/>
                <w:szCs w:val="24"/>
                <w:lang w:eastAsia="zh-TW"/>
              </w:rPr>
              <w:t xml:space="preserve">.  </w:t>
            </w:r>
            <w:r w:rsidRPr="42DD04C4" w:rsidR="005C38A0">
              <w:rPr>
                <w:rFonts w:eastAsia="PMingLiU" w:cs="Times New Roman"/>
                <w:sz w:val="24"/>
                <w:szCs w:val="24"/>
                <w:lang w:eastAsia="zh-TW"/>
              </w:rPr>
              <w:t xml:space="preserve">  </w:t>
            </w:r>
          </w:p>
          <w:p w:rsidR="005C38A0" w:rsidP="00D823AA" w:rsidRDefault="005C38A0" w14:paraId="31DAAF04" w14:textId="3E9A79C7">
            <w:pPr>
              <w:jc w:val="both"/>
              <w:rPr>
                <w:rFonts w:eastAsia="PMingLiU" w:cs="Times New Roman"/>
                <w:sz w:val="24"/>
                <w:szCs w:val="24"/>
                <w:lang w:eastAsia="zh-TW"/>
              </w:rPr>
            </w:pPr>
          </w:p>
        </w:tc>
      </w:tr>
      <w:tr w:rsidR="005C38A0" w:rsidTr="42DD04C4" w14:paraId="13CBEC68" w14:textId="77777777">
        <w:trPr>
          <w:trHeight w:val="983"/>
        </w:trPr>
        <w:tc>
          <w:tcPr>
            <w:tcW w:w="9016" w:type="dxa"/>
            <w:tcBorders>
              <w:bottom w:val="double" w:color="auto" w:sz="4" w:space="0"/>
            </w:tcBorders>
            <w:tcMar/>
          </w:tcPr>
          <w:p w:rsidRPr="000D46BA" w:rsidR="005C38A0" w:rsidP="00D823AA" w:rsidRDefault="005C38A0" w14:paraId="13DFA05B" w14:textId="77777777">
            <w:pPr>
              <w:spacing w:after="120"/>
              <w:jc w:val="both"/>
              <w:rPr>
                <w:rFonts w:eastAsia="PMingLiU" w:cs="Times New Roman"/>
                <w:b/>
                <w:bCs/>
                <w:sz w:val="24"/>
                <w:szCs w:val="24"/>
                <w:lang w:eastAsia="zh-TW"/>
              </w:rPr>
            </w:pPr>
            <w:bookmarkStart w:name="_Hlk169123972" w:id="1"/>
            <w:r>
              <w:rPr>
                <w:rFonts w:eastAsia="PMingLiU" w:cs="Times New Roman"/>
                <w:b/>
                <w:bCs/>
                <w:sz w:val="24"/>
                <w:szCs w:val="24"/>
                <w:lang w:eastAsia="zh-TW"/>
              </w:rPr>
              <w:t>3</w:t>
            </w:r>
            <w:r w:rsidRPr="000D46BA">
              <w:rPr>
                <w:rFonts w:eastAsia="PMingLiU" w:cs="Times New Roman"/>
                <w:b/>
                <w:bCs/>
                <w:sz w:val="24"/>
                <w:szCs w:val="24"/>
                <w:lang w:eastAsia="zh-TW"/>
              </w:rPr>
              <w:t>. Evaluation of Current Market &amp; Industry Needs</w:t>
            </w:r>
          </w:p>
          <w:p w:rsidR="005C38A0" w:rsidP="00D823AA" w:rsidRDefault="005C38A0" w14:paraId="051786B9" w14:textId="77777777">
            <w:pPr>
              <w:spacing w:after="120"/>
              <w:jc w:val="both"/>
              <w:rPr>
                <w:rFonts w:eastAsia="PMingLiU" w:cs="Times New Roman"/>
                <w:b/>
                <w:bCs/>
                <w:sz w:val="24"/>
                <w:szCs w:val="24"/>
                <w:lang w:eastAsia="zh-TW"/>
              </w:rPr>
            </w:pPr>
            <w:r>
              <w:rPr>
                <w:rFonts w:eastAsia="PMingLiU" w:cs="Times New Roman"/>
                <w:b/>
                <w:bCs/>
                <w:sz w:val="24"/>
                <w:szCs w:val="24"/>
                <w:lang w:eastAsia="zh-TW"/>
              </w:rPr>
              <w:t xml:space="preserve">3.1 </w:t>
            </w:r>
            <w:r w:rsidRPr="006E7720">
              <w:rPr>
                <w:rFonts w:eastAsia="PMingLiU" w:cs="Times New Roman"/>
                <w:b/>
                <w:bCs/>
                <w:sz w:val="24"/>
                <w:szCs w:val="24"/>
                <w:lang w:eastAsia="zh-TW"/>
              </w:rPr>
              <w:t>Market &amp; Industry Needs</w:t>
            </w:r>
          </w:p>
          <w:p w:rsidRPr="00381C0C" w:rsidR="005C38A0" w:rsidP="00D823AA" w:rsidRDefault="005C38A0" w14:paraId="72981B81" w14:textId="77777777">
            <w:pPr>
              <w:spacing w:after="120"/>
              <w:jc w:val="both"/>
              <w:rPr>
                <w:rFonts w:eastAsia="PMingLiU" w:cs="Times New Roman"/>
                <w:sz w:val="24"/>
                <w:szCs w:val="24"/>
                <w:lang w:eastAsia="zh-TW"/>
              </w:rPr>
            </w:pPr>
            <w:r w:rsidRPr="00381C0C">
              <w:rPr>
                <w:rFonts w:eastAsia="PMingLiU" w:cs="Times New Roman"/>
                <w:sz w:val="24"/>
                <w:szCs w:val="24"/>
                <w:lang w:eastAsia="zh-TW"/>
              </w:rPr>
              <w:t>Hong Kong’s financial sector is facing a critical inflection point due to a rapidly aging population and the growth of emerging technologies. By 2050, 40% of Hong Kong’s population will be over 60, making it the world’s oldest city (Liu, 2023). This demographic is typically less familiar with innovations like blockchain and cryptocurrency, resulting in a significant knowledge gap and underrepresentation in new technology investments (IFEC, 2023). Market analysis underscores that identifying and addressing such unmet needs, especially in large, underserved segments of a population, can unlock substantial growth and competitive advantage. As the market for emerging technologies expands, with blockchain alone projected to contribute over USD 1.7 trillion to global GDP by 2030 (</w:t>
            </w:r>
            <w:proofErr w:type="spellStart"/>
            <w:r w:rsidRPr="00381C0C">
              <w:rPr>
                <w:rFonts w:eastAsia="PMingLiU" w:cs="Times New Roman"/>
                <w:sz w:val="24"/>
                <w:szCs w:val="24"/>
                <w:lang w:eastAsia="zh-TW"/>
              </w:rPr>
              <w:t>CitiGroup</w:t>
            </w:r>
            <w:proofErr w:type="spellEnd"/>
            <w:r w:rsidRPr="00381C0C">
              <w:rPr>
                <w:rFonts w:eastAsia="PMingLiU" w:cs="Times New Roman"/>
                <w:sz w:val="24"/>
                <w:szCs w:val="24"/>
                <w:lang w:eastAsia="zh-TW"/>
              </w:rPr>
              <w:t>, 2021), financial institutions have a unique opportunity to broaden their customer base by empowering older, non-tech savvy investors. Meeting both their functional and emotional needs, such as trust, security, and confidence in digital tools, will be essential for capturing this market.</w:t>
            </w:r>
          </w:p>
          <w:p w:rsidR="005C38A0" w:rsidP="00D823AA" w:rsidRDefault="005C38A0" w14:paraId="50641BD3" w14:textId="77777777">
            <w:pPr>
              <w:spacing w:after="120"/>
              <w:jc w:val="both"/>
              <w:rPr>
                <w:rFonts w:eastAsia="PMingLiU" w:cs="Times New Roman"/>
                <w:b/>
                <w:bCs/>
                <w:sz w:val="24"/>
                <w:szCs w:val="24"/>
                <w:lang w:eastAsia="zh-TW"/>
              </w:rPr>
            </w:pPr>
            <w:r>
              <w:rPr>
                <w:rFonts w:eastAsia="PMingLiU" w:cs="Times New Roman"/>
                <w:b/>
                <w:bCs/>
                <w:sz w:val="24"/>
                <w:szCs w:val="24"/>
                <w:lang w:eastAsia="zh-TW"/>
              </w:rPr>
              <w:t xml:space="preserve">3.2 </w:t>
            </w:r>
            <w:r w:rsidRPr="00381C0C">
              <w:rPr>
                <w:rFonts w:eastAsia="PMingLiU" w:cs="Times New Roman"/>
                <w:b/>
                <w:bCs/>
                <w:sz w:val="24"/>
                <w:szCs w:val="24"/>
                <w:lang w:eastAsia="zh-TW"/>
              </w:rPr>
              <w:t>Current Communication Strategies</w:t>
            </w:r>
          </w:p>
          <w:p w:rsidRPr="00381C0C" w:rsidR="005C38A0" w:rsidP="00D823AA" w:rsidRDefault="005C38A0" w14:paraId="2B8C4026" w14:textId="77777777">
            <w:pPr>
              <w:spacing w:after="120"/>
              <w:jc w:val="both"/>
              <w:rPr>
                <w:rFonts w:eastAsia="PMingLiU" w:cs="Times New Roman"/>
                <w:sz w:val="24"/>
                <w:szCs w:val="24"/>
                <w:lang w:eastAsia="zh-TW"/>
              </w:rPr>
            </w:pPr>
            <w:r w:rsidRPr="00381C0C">
              <w:rPr>
                <w:rFonts w:eastAsia="PMingLiU" w:cs="Times New Roman"/>
                <w:sz w:val="24"/>
                <w:szCs w:val="24"/>
                <w:lang w:eastAsia="zh-TW"/>
              </w:rPr>
              <w:t>Traditional communication strategies in Hong Kong’s financial sector have not kept pace with the needs of older, less digitally literate investors (Institute of Ageing, The Chinese University of Hong Kong, 2018). Print materials and static webpages, while accessible, lack the interactivity and clarity required to demystify complex technologies. In-person seminars and conferences often rely on technical jargon and are limited by logistical constraints, thus failing to reach a broader, less engaged audience. Even as some institutions adopt creative approaches, content tailored for seniors rarely addresses emerging technologies. For example, IFEC’s gamified education programs and HSBC’s age-friendly banking resources focus primarily on anti-scam awareness and wealth management, not on new technology investment (HSBC, n.d.; IFEC, 2023). As a result, the communication gap persists, and older investors remain hesitant and uninformed about digital financial opportunities.</w:t>
            </w:r>
          </w:p>
          <w:p w:rsidR="005C38A0" w:rsidP="00D823AA" w:rsidRDefault="005C38A0" w14:paraId="3E85CB1F" w14:textId="77777777">
            <w:pPr>
              <w:spacing w:after="120"/>
              <w:jc w:val="both"/>
              <w:rPr>
                <w:rFonts w:eastAsia="PMingLiU" w:cs="Times New Roman"/>
                <w:b/>
                <w:bCs/>
                <w:sz w:val="24"/>
                <w:szCs w:val="24"/>
                <w:lang w:eastAsia="zh-TW"/>
              </w:rPr>
            </w:pPr>
            <w:r>
              <w:rPr>
                <w:rFonts w:eastAsia="PMingLiU" w:cs="Times New Roman"/>
                <w:b/>
                <w:bCs/>
                <w:sz w:val="24"/>
                <w:szCs w:val="24"/>
                <w:lang w:eastAsia="zh-TW"/>
              </w:rPr>
              <w:t xml:space="preserve">3.3 </w:t>
            </w:r>
            <w:r w:rsidRPr="006E7720">
              <w:rPr>
                <w:rFonts w:eastAsia="PMingLiU" w:cs="Times New Roman"/>
                <w:b/>
                <w:bCs/>
                <w:sz w:val="24"/>
                <w:szCs w:val="24"/>
                <w:lang w:eastAsia="zh-TW"/>
              </w:rPr>
              <w:t>Call for More Innovative, Personalized Education Approach</w:t>
            </w:r>
          </w:p>
          <w:p w:rsidR="005C38A0" w:rsidP="00D823AA" w:rsidRDefault="005C38A0" w14:paraId="2DCE2B85" w14:textId="77777777">
            <w:pPr>
              <w:spacing w:after="120"/>
              <w:jc w:val="both"/>
              <w:rPr>
                <w:rFonts w:eastAsia="PMingLiU" w:cs="Times New Roman"/>
                <w:sz w:val="24"/>
                <w:szCs w:val="24"/>
                <w:lang w:eastAsia="zh-TW"/>
              </w:rPr>
            </w:pPr>
            <w:r w:rsidRPr="00381C0C">
              <w:rPr>
                <w:rFonts w:eastAsia="PMingLiU" w:cs="Times New Roman"/>
                <w:sz w:val="24"/>
                <w:szCs w:val="24"/>
                <w:lang w:eastAsia="zh-TW"/>
              </w:rPr>
              <w:t xml:space="preserve">To bridge this gap, there is a pressing need for more innovative, personalized educational strategies. Financial institutions should consider developing immersive, engaging educational tools such as augmented reality (AR) programs, interactive workshops, and personalized digital content that simplify complex concepts and foster trust. By investing in innovative communication, Hong Kong’s financial sector can </w:t>
            </w:r>
            <w:r w:rsidRPr="00381C0C">
              <w:rPr>
                <w:rFonts w:eastAsia="PMingLiU" w:cs="Times New Roman"/>
                <w:sz w:val="24"/>
                <w:szCs w:val="24"/>
                <w:lang w:eastAsia="zh-TW"/>
              </w:rPr>
              <w:lastRenderedPageBreak/>
              <w:t>empower older investors, drive broader adoption of emerging technologies, and secure long-term growth.</w:t>
            </w:r>
          </w:p>
          <w:p w:rsidRPr="00381C0C" w:rsidR="005C38A0" w:rsidP="00D823AA" w:rsidRDefault="005C38A0" w14:paraId="59685D30" w14:textId="77777777">
            <w:pPr>
              <w:spacing w:after="120"/>
              <w:jc w:val="right"/>
              <w:rPr>
                <w:rFonts w:eastAsia="PMingLiU" w:cs="Times New Roman"/>
                <w:sz w:val="24"/>
                <w:szCs w:val="24"/>
                <w:lang w:eastAsia="zh-TW"/>
              </w:rPr>
            </w:pPr>
            <w:r>
              <w:rPr>
                <w:rFonts w:eastAsia="PMingLiU" w:cs="Times New Roman"/>
                <w:sz w:val="24"/>
                <w:szCs w:val="24"/>
                <w:lang w:eastAsia="zh-TW"/>
              </w:rPr>
              <w:t>(370 words)</w:t>
            </w:r>
          </w:p>
        </w:tc>
      </w:tr>
      <w:tr w:rsidR="005C38A0" w:rsidTr="42DD04C4" w14:paraId="4C620178" w14:textId="77777777">
        <w:tc>
          <w:tcPr>
            <w:tcW w:w="9016" w:type="dxa"/>
            <w:tcBorders>
              <w:top w:val="double" w:color="auto" w:sz="4" w:space="0"/>
            </w:tcBorders>
            <w:tcMar/>
          </w:tcPr>
          <w:p w:rsidRPr="000D46BA" w:rsidR="005C38A0" w:rsidP="00D823AA" w:rsidRDefault="005C38A0" w14:paraId="11390FD3" w14:textId="3EC51364">
            <w:pPr>
              <w:spacing w:before="240" w:after="120" w:line="259" w:lineRule="auto"/>
              <w:jc w:val="both"/>
              <w:rPr>
                <w:rFonts w:ascii="Aptos" w:hAnsi="Aptos" w:eastAsia="Aptos" w:cs="Aptos"/>
                <w:color w:val="000000" w:themeColor="text1"/>
                <w:sz w:val="24"/>
                <w:szCs w:val="24"/>
              </w:rPr>
            </w:pPr>
            <w:r w:rsidRPr="302D9A4B">
              <w:rPr>
                <w:rFonts w:ascii="Aptos" w:hAnsi="Aptos" w:eastAsia="Aptos" w:cs="Aptos"/>
                <w:b/>
                <w:bCs/>
                <w:color w:val="000000" w:themeColor="text1"/>
                <w:sz w:val="24"/>
                <w:szCs w:val="24"/>
              </w:rPr>
              <w:lastRenderedPageBreak/>
              <w:t>References:</w:t>
            </w:r>
          </w:p>
          <w:p w:rsidRPr="00381C0C" w:rsidR="005C38A0" w:rsidP="00D823AA" w:rsidRDefault="005C38A0" w14:paraId="5520D46A" w14:textId="77777777">
            <w:pPr>
              <w:ind w:left="360" w:hanging="360"/>
              <w:rPr>
                <w:color w:val="000000" w:themeColor="text1"/>
                <w:sz w:val="24"/>
                <w:szCs w:val="24"/>
                <w:lang w:val="en-HK"/>
              </w:rPr>
            </w:pPr>
            <w:proofErr w:type="spellStart"/>
            <w:r w:rsidRPr="00381C0C">
              <w:rPr>
                <w:rStyle w:val="normaltextrun"/>
                <w:color w:val="000000" w:themeColor="text1"/>
                <w:lang w:val="en-HK"/>
              </w:rPr>
              <w:t>CitiGroup</w:t>
            </w:r>
            <w:proofErr w:type="spellEnd"/>
            <w:r w:rsidRPr="00381C0C">
              <w:rPr>
                <w:rStyle w:val="normaltextrun"/>
                <w:color w:val="000000" w:themeColor="text1"/>
                <w:lang w:val="en-HK"/>
              </w:rPr>
              <w:t xml:space="preserve">. (2021). </w:t>
            </w:r>
            <w:r w:rsidRPr="00381C0C">
              <w:rPr>
                <w:rStyle w:val="normaltextrun"/>
                <w:i/>
                <w:iCs/>
                <w:color w:val="000000" w:themeColor="text1"/>
                <w:lang w:val="en-HK"/>
              </w:rPr>
              <w:t>Emerging technologies: Disrupting economies, business models and opening avenues for economic growth and sustainability</w:t>
            </w:r>
            <w:r w:rsidRPr="00381C0C">
              <w:rPr>
                <w:rStyle w:val="normaltextrun"/>
                <w:color w:val="000000" w:themeColor="text1"/>
                <w:lang w:val="en-HK"/>
              </w:rPr>
              <w:t xml:space="preserve">. </w:t>
            </w:r>
            <w:r>
              <w:fldChar w:fldCharType="begin"/>
            </w:r>
            <w:r>
              <w:instrText>HYPERLINK "https://www.citigroup.com/rcs/citigpa/storage/public/icpublic/gra34788-Emerging-Technologies-Whitepaper-v7-Single.pdf" \h</w:instrText>
            </w:r>
            <w:r>
              <w:fldChar w:fldCharType="separate"/>
            </w:r>
            <w:r w:rsidRPr="00381C0C">
              <w:rPr>
                <w:rStyle w:val="Hyperlink"/>
                <w:sz w:val="24"/>
                <w:szCs w:val="24"/>
                <w:lang w:val="en-HK"/>
              </w:rPr>
              <w:t>https://www.citigroup.com/rcs/citigpa/storage/public/icpublic/gra34788-Emerging-Technologies-Whitepaper-v7-Single.pdf</w:t>
            </w:r>
            <w:r>
              <w:fldChar w:fldCharType="end"/>
            </w:r>
            <w:r w:rsidRPr="00381C0C">
              <w:rPr>
                <w:rStyle w:val="normaltextrun"/>
                <w:color w:val="000000" w:themeColor="text1"/>
                <w:lang w:val="en-HK"/>
              </w:rPr>
              <w:t> </w:t>
            </w:r>
            <w:r w:rsidRPr="00381C0C">
              <w:rPr>
                <w:rStyle w:val="eop"/>
                <w:color w:val="000000" w:themeColor="text1"/>
                <w:lang w:val="en-HK"/>
              </w:rPr>
              <w:t> </w:t>
            </w:r>
          </w:p>
          <w:p w:rsidRPr="00381C0C" w:rsidR="005C38A0" w:rsidP="00D823AA" w:rsidRDefault="005C38A0" w14:paraId="6781BA47" w14:textId="77777777">
            <w:pPr>
              <w:ind w:left="360" w:hanging="360"/>
              <w:rPr>
                <w:color w:val="000000" w:themeColor="text1"/>
                <w:sz w:val="24"/>
                <w:szCs w:val="24"/>
                <w:lang w:val="en-HK"/>
              </w:rPr>
            </w:pPr>
            <w:r w:rsidRPr="00381C0C">
              <w:rPr>
                <w:rStyle w:val="normaltextrun"/>
                <w:color w:val="000000" w:themeColor="text1"/>
                <w:lang w:val="en-HK"/>
              </w:rPr>
              <w:t xml:space="preserve">HSBC. (n.d.). </w:t>
            </w:r>
            <w:r w:rsidRPr="00381C0C">
              <w:rPr>
                <w:rStyle w:val="normaltextrun"/>
                <w:i/>
                <w:iCs/>
                <w:color w:val="000000" w:themeColor="text1"/>
                <w:lang w:val="en-HK"/>
              </w:rPr>
              <w:t>Age-friendly banking and services for the elderly</w:t>
            </w:r>
            <w:r w:rsidRPr="00381C0C">
              <w:rPr>
                <w:rStyle w:val="normaltextrun"/>
                <w:color w:val="000000" w:themeColor="text1"/>
                <w:lang w:val="en-HK"/>
              </w:rPr>
              <w:t xml:space="preserve">. </w:t>
            </w:r>
            <w:r>
              <w:fldChar w:fldCharType="begin"/>
            </w:r>
            <w:r>
              <w:instrText>HYPERLINK "https://www.hsbc.com.hk/community-banking/age-friendly/" \l ":~:text=Banking%20with%20us%20simpler%20and%20faster&amp;text=We%20also%20have%20Community%20Care,our%20Smart%20Seniors%20for%20assistance" \h</w:instrText>
            </w:r>
            <w:r>
              <w:fldChar w:fldCharType="separate"/>
            </w:r>
            <w:r w:rsidRPr="00381C0C">
              <w:rPr>
                <w:rStyle w:val="Hyperlink"/>
                <w:sz w:val="24"/>
                <w:szCs w:val="24"/>
                <w:lang w:val="en-HK"/>
              </w:rPr>
              <w:t>https://www.hsbc.com.hk/community-banking/age-friendly/#:~:text=Banking%20with%20us%20simpler%20and%20faster&amp;text=We%20also%20have%20Community%20Care,our%20Smart%20Seniors%20for%20assistance</w:t>
            </w:r>
            <w:r>
              <w:fldChar w:fldCharType="end"/>
            </w:r>
            <w:r w:rsidRPr="00381C0C">
              <w:rPr>
                <w:rStyle w:val="normaltextrun"/>
                <w:color w:val="000000" w:themeColor="text1"/>
                <w:lang w:val="en-HK"/>
              </w:rPr>
              <w:t> </w:t>
            </w:r>
            <w:r w:rsidRPr="00381C0C">
              <w:rPr>
                <w:rStyle w:val="eop"/>
                <w:color w:val="000000" w:themeColor="text1"/>
                <w:lang w:val="en-HK"/>
              </w:rPr>
              <w:t> </w:t>
            </w:r>
          </w:p>
          <w:p w:rsidRPr="00381C0C" w:rsidR="005C38A0" w:rsidP="00D823AA" w:rsidRDefault="005C38A0" w14:paraId="76D4127A" w14:textId="77777777">
            <w:pPr>
              <w:ind w:left="360" w:hanging="360"/>
              <w:rPr>
                <w:color w:val="000000" w:themeColor="text1"/>
                <w:sz w:val="24"/>
                <w:szCs w:val="24"/>
                <w:lang w:val="en-HK"/>
              </w:rPr>
            </w:pPr>
            <w:r w:rsidRPr="00381C0C">
              <w:rPr>
                <w:rStyle w:val="normaltextrun"/>
                <w:color w:val="000000" w:themeColor="text1"/>
                <w:lang w:val="en-HK"/>
              </w:rPr>
              <w:t xml:space="preserve">IFEC. (2023). </w:t>
            </w:r>
            <w:r w:rsidRPr="00381C0C">
              <w:rPr>
                <w:rStyle w:val="normaltextrun"/>
                <w:i/>
                <w:iCs/>
                <w:color w:val="000000" w:themeColor="text1"/>
                <w:lang w:val="en-HK"/>
              </w:rPr>
              <w:t>Retail investor study 2023</w:t>
            </w:r>
            <w:r w:rsidRPr="00381C0C">
              <w:rPr>
                <w:rStyle w:val="normaltextrun"/>
                <w:color w:val="000000" w:themeColor="text1"/>
                <w:lang w:val="en-HK"/>
              </w:rPr>
              <w:t xml:space="preserve">. </w:t>
            </w:r>
            <w:r>
              <w:fldChar w:fldCharType="begin"/>
            </w:r>
            <w:r>
              <w:instrText>HYPERLINK "https://www.ifec.org.hk/web/common/pdf/about-ifec/retail-investor-study-2023.pdf" \h</w:instrText>
            </w:r>
            <w:r>
              <w:fldChar w:fldCharType="separate"/>
            </w:r>
            <w:r w:rsidRPr="00381C0C">
              <w:rPr>
                <w:rStyle w:val="Hyperlink"/>
                <w:sz w:val="24"/>
                <w:szCs w:val="24"/>
                <w:lang w:val="en-HK"/>
              </w:rPr>
              <w:t>https://www.ifec.org.hk/web/common/pdf/about-ifec/retail-investor-study-2023.pdf</w:t>
            </w:r>
            <w:r>
              <w:fldChar w:fldCharType="end"/>
            </w:r>
            <w:r w:rsidRPr="00381C0C">
              <w:rPr>
                <w:rStyle w:val="eop"/>
                <w:color w:val="000000" w:themeColor="text1"/>
                <w:lang w:val="en-HK"/>
              </w:rPr>
              <w:t> </w:t>
            </w:r>
          </w:p>
          <w:p w:rsidRPr="00381C0C" w:rsidR="005C38A0" w:rsidP="00D823AA" w:rsidRDefault="005C38A0" w14:paraId="40D5C69C" w14:textId="77777777">
            <w:pPr>
              <w:ind w:left="360" w:hanging="360"/>
              <w:rPr>
                <w:color w:val="000000" w:themeColor="text1"/>
                <w:sz w:val="24"/>
                <w:szCs w:val="24"/>
                <w:lang w:val="en-HK"/>
              </w:rPr>
            </w:pPr>
            <w:r w:rsidRPr="00381C0C">
              <w:rPr>
                <w:rStyle w:val="normaltextrun"/>
                <w:color w:val="000000" w:themeColor="text1"/>
                <w:lang w:val="en-HK"/>
              </w:rPr>
              <w:t>I</w:t>
            </w:r>
            <w:r w:rsidRPr="00381C0C">
              <w:rPr>
                <w:color w:val="000000" w:themeColor="text1"/>
                <w:sz w:val="24"/>
                <w:szCs w:val="24"/>
                <w:lang w:val="en-HK"/>
              </w:rPr>
              <w:t xml:space="preserve">nstitute of Ageing, The Chinese University of Hong Kong. (2018). </w:t>
            </w:r>
            <w:r w:rsidRPr="00381C0C">
              <w:rPr>
                <w:i/>
                <w:iCs/>
                <w:color w:val="000000" w:themeColor="text1"/>
                <w:sz w:val="24"/>
                <w:szCs w:val="24"/>
                <w:lang w:val="en-HK"/>
              </w:rPr>
              <w:t>Thematic report on communication and information: An age-friendly city in Hong Kong</w:t>
            </w:r>
            <w:r w:rsidRPr="00381C0C">
              <w:rPr>
                <w:color w:val="000000" w:themeColor="text1"/>
                <w:sz w:val="24"/>
                <w:szCs w:val="24"/>
                <w:lang w:val="en-HK"/>
              </w:rPr>
              <w:t xml:space="preserve">. </w:t>
            </w:r>
            <w:r>
              <w:fldChar w:fldCharType="begin"/>
            </w:r>
            <w:r>
              <w:instrText>HYPERLINK "https://www.ioa.cuhk.edu.hk/images/new/researchthemes/Thematic-report-on-Communication-and-Information.pdf" \h</w:instrText>
            </w:r>
            <w:r>
              <w:fldChar w:fldCharType="separate"/>
            </w:r>
            <w:r w:rsidRPr="00381C0C">
              <w:rPr>
                <w:rStyle w:val="Hyperlink"/>
                <w:sz w:val="24"/>
                <w:szCs w:val="24"/>
                <w:lang w:val="en-HK"/>
              </w:rPr>
              <w:t>https://www.ioa.cuhk.edu.hk/images/new/researchthemes/Thematic-report-on-Communication-and-Information.pdf</w:t>
            </w:r>
            <w:r>
              <w:fldChar w:fldCharType="end"/>
            </w:r>
          </w:p>
          <w:p w:rsidRPr="00381C0C" w:rsidR="005C38A0" w:rsidP="00D823AA" w:rsidRDefault="005C38A0" w14:paraId="643124EA" w14:textId="77777777">
            <w:pPr>
              <w:ind w:left="360" w:hanging="360"/>
              <w:rPr>
                <w:color w:val="000000" w:themeColor="text1"/>
                <w:lang w:val="en-HK"/>
              </w:rPr>
            </w:pPr>
            <w:r w:rsidRPr="00381C0C">
              <w:rPr>
                <w:rStyle w:val="normaltextrun"/>
                <w:color w:val="000000" w:themeColor="text1"/>
                <w:lang w:val="en-HK"/>
              </w:rPr>
              <w:t xml:space="preserve">Liu, Y. (2023, May 16). </w:t>
            </w:r>
            <w:r w:rsidRPr="00381C0C">
              <w:rPr>
                <w:rStyle w:val="normaltextrun"/>
                <w:i/>
                <w:iCs/>
                <w:color w:val="000000" w:themeColor="text1"/>
                <w:lang w:val="en-HK"/>
              </w:rPr>
              <w:t>Hong Kong will be short of over 60,000 elderly places by 2032: Government should take steps to encourage developers to build more senior living.</w:t>
            </w:r>
            <w:r w:rsidRPr="00381C0C">
              <w:rPr>
                <w:rStyle w:val="normaltextrun"/>
                <w:color w:val="000000" w:themeColor="text1"/>
                <w:lang w:val="en-HK"/>
              </w:rPr>
              <w:t xml:space="preserve"> Jones Lang LaSalle IP, Inc. </w:t>
            </w:r>
            <w:r>
              <w:fldChar w:fldCharType="begin"/>
            </w:r>
            <w:r>
              <w:instrText>HYPERLINK "https://www.jll.com.hk/en/newsroom/hong-kong-short-of-over-60000-elderly-places-by-2032" \h</w:instrText>
            </w:r>
            <w:r>
              <w:fldChar w:fldCharType="separate"/>
            </w:r>
            <w:r w:rsidRPr="00381C0C">
              <w:rPr>
                <w:rStyle w:val="Hyperlink"/>
                <w:sz w:val="24"/>
                <w:szCs w:val="24"/>
                <w:lang w:val="en-HK"/>
              </w:rPr>
              <w:t>https://www.jll.com.hk/en/newsroom/hong-kong-short-of-over-60000-elderly-places-by-2032</w:t>
            </w:r>
            <w:r>
              <w:fldChar w:fldCharType="end"/>
            </w:r>
            <w:r w:rsidRPr="3660BBF2">
              <w:rPr>
                <w:rStyle w:val="eop"/>
                <w:color w:val="000000" w:themeColor="text1"/>
                <w:lang w:val="en-HK"/>
              </w:rPr>
              <w:t> </w:t>
            </w:r>
            <w:r w:rsidRPr="302D9A4B">
              <w:rPr>
                <w:color w:val="000000" w:themeColor="text1"/>
                <w:sz w:val="24"/>
                <w:szCs w:val="24"/>
              </w:rPr>
              <w:t xml:space="preserve"> </w:t>
            </w:r>
          </w:p>
        </w:tc>
      </w:tr>
      <w:bookmarkEnd w:id="1"/>
    </w:tbl>
    <w:p w:rsidR="005C38A0" w:rsidP="005C38A0" w:rsidRDefault="005C38A0" w14:paraId="66DF37FA" w14:textId="77777777">
      <w:pPr>
        <w:jc w:val="both"/>
        <w:rPr>
          <w:rFonts w:eastAsia="PMingLiU" w:cs="Times New Roman"/>
          <w:sz w:val="24"/>
          <w:szCs w:val="24"/>
          <w:lang w:eastAsia="zh-TW"/>
        </w:rPr>
      </w:pPr>
    </w:p>
    <w:p w:rsidRPr="001726C9" w:rsidR="005C38A0" w:rsidP="005C38A0" w:rsidRDefault="005C38A0" w14:paraId="1C73546E" w14:textId="368439A2">
      <w:pPr>
        <w:jc w:val="both"/>
        <w:rPr>
          <w:rFonts w:eastAsia="PMingLiU" w:cs="Times New Roman"/>
          <w:b/>
          <w:bCs/>
          <w:color w:val="0F9ED5" w:themeColor="accent4"/>
          <w:sz w:val="24"/>
          <w:szCs w:val="24"/>
          <w:lang w:eastAsia="zh-TW"/>
        </w:rPr>
      </w:pPr>
      <w:r w:rsidRPr="1E33A618">
        <w:rPr>
          <w:rFonts w:eastAsia="PMingLiU" w:cs="Times New Roman"/>
          <w:b/>
          <w:bCs/>
          <w:sz w:val="24"/>
          <w:szCs w:val="24"/>
          <w:lang w:eastAsia="zh-TW"/>
        </w:rPr>
        <w:t xml:space="preserve">Activity 4 | </w:t>
      </w:r>
      <w:r w:rsidRPr="1E33A618" w:rsidR="48333B4D">
        <w:rPr>
          <w:rFonts w:eastAsia="PMingLiU" w:cs="Times New Roman"/>
          <w:b/>
          <w:bCs/>
          <w:sz w:val="24"/>
          <w:szCs w:val="24"/>
          <w:lang w:eastAsia="zh-TW"/>
        </w:rPr>
        <w:t>Critiquing S</w:t>
      </w:r>
      <w:r w:rsidRPr="1E33A618">
        <w:rPr>
          <w:rFonts w:eastAsia="PMingLiU" w:cs="Times New Roman"/>
          <w:b/>
          <w:bCs/>
          <w:color w:val="000000" w:themeColor="text1"/>
          <w:sz w:val="24"/>
          <w:szCs w:val="24"/>
          <w:lang w:eastAsia="zh-TW"/>
        </w:rPr>
        <w:t xml:space="preserve">ample Section 3 </w:t>
      </w:r>
    </w:p>
    <w:p w:rsidRPr="00CC2098" w:rsidR="005C38A0" w:rsidP="005C38A0" w:rsidRDefault="005C38A0" w14:paraId="0F7AB4F0" w14:textId="4CA16B07">
      <w:pPr>
        <w:jc w:val="both"/>
        <w:rPr>
          <w:rFonts w:eastAsia="PMingLiU" w:cs="Times New Roman"/>
          <w:sz w:val="24"/>
          <w:szCs w:val="24"/>
          <w:lang w:eastAsia="zh-TW"/>
        </w:rPr>
      </w:pPr>
      <w:r w:rsidRPr="1B1DF256" w:rsidR="005C38A0">
        <w:rPr>
          <w:rFonts w:eastAsia="PMingLiU" w:cs="Times New Roman"/>
          <w:sz w:val="24"/>
          <w:szCs w:val="24"/>
          <w:lang w:eastAsia="zh-TW"/>
        </w:rPr>
        <w:t xml:space="preserve">With a partner, </w:t>
      </w:r>
      <w:r w:rsidRPr="1B1DF256" w:rsidR="6FA16839">
        <w:rPr>
          <w:rFonts w:eastAsia="PMingLiU" w:cs="Times New Roman"/>
          <w:sz w:val="24"/>
          <w:szCs w:val="24"/>
          <w:lang w:eastAsia="zh-TW"/>
        </w:rPr>
        <w:t xml:space="preserve">reflect on the </w:t>
      </w:r>
      <w:r w:rsidRPr="1B1DF256" w:rsidR="6FA16839">
        <w:rPr>
          <w:rFonts w:eastAsia="PMingLiU" w:cs="Times New Roman"/>
          <w:sz w:val="24"/>
          <w:szCs w:val="24"/>
          <w:lang w:eastAsia="zh-TW"/>
        </w:rPr>
        <w:t>sample</w:t>
      </w:r>
      <w:r w:rsidRPr="1B1DF256" w:rsidR="6FA16839">
        <w:rPr>
          <w:rFonts w:eastAsia="PMingLiU" w:cs="Times New Roman"/>
          <w:sz w:val="24"/>
          <w:szCs w:val="24"/>
          <w:lang w:eastAsia="zh-TW"/>
        </w:rPr>
        <w:t xml:space="preserve"> Section 3 you just analyzed. C</w:t>
      </w:r>
      <w:r w:rsidRPr="1B1DF256" w:rsidR="005C38A0">
        <w:rPr>
          <w:rFonts w:eastAsia="PMingLiU" w:cs="Times New Roman"/>
          <w:sz w:val="24"/>
          <w:szCs w:val="24"/>
          <w:lang w:eastAsia="zh-TW"/>
        </w:rPr>
        <w:t>omplete the table below and be prepared to share your ideas with other classmates.</w:t>
      </w:r>
    </w:p>
    <w:tbl>
      <w:tblPr>
        <w:tblStyle w:val="TableGrid"/>
        <w:tblW w:w="0" w:type="auto"/>
        <w:tblLook w:val="04A0" w:firstRow="1" w:lastRow="0" w:firstColumn="1" w:lastColumn="0" w:noHBand="0" w:noVBand="1"/>
      </w:tblPr>
      <w:tblGrid>
        <w:gridCol w:w="4508"/>
        <w:gridCol w:w="4508"/>
      </w:tblGrid>
      <w:tr w:rsidR="005C38A0" w:rsidTr="00D823AA" w14:paraId="670880EA" w14:textId="77777777">
        <w:tc>
          <w:tcPr>
            <w:tcW w:w="4508" w:type="dxa"/>
          </w:tcPr>
          <w:p w:rsidRPr="006D059C" w:rsidR="005C38A0" w:rsidP="00D823AA" w:rsidRDefault="005C38A0" w14:paraId="717C1EC5" w14:textId="022D426A">
            <w:pPr>
              <w:jc w:val="both"/>
              <w:rPr>
                <w:rFonts w:eastAsia="PMingLiU" w:cs="Times New Roman"/>
                <w:sz w:val="24"/>
                <w:szCs w:val="24"/>
                <w:highlight w:val="cyan"/>
                <w:lang w:eastAsia="zh-TW"/>
              </w:rPr>
            </w:pPr>
            <w:r w:rsidRPr="005C38A0">
              <w:rPr>
                <w:rFonts w:eastAsia="PMingLiU" w:cs="Times New Roman"/>
                <w:sz w:val="24"/>
                <w:szCs w:val="24"/>
                <w:lang w:eastAsia="zh-TW"/>
              </w:rPr>
              <w:t>Positive aspects (things that the sample does well)</w:t>
            </w:r>
          </w:p>
        </w:tc>
        <w:tc>
          <w:tcPr>
            <w:tcW w:w="4508" w:type="dxa"/>
          </w:tcPr>
          <w:p w:rsidRPr="006D059C" w:rsidR="005C38A0" w:rsidP="00D823AA" w:rsidRDefault="005C38A0" w14:paraId="41B565A0" w14:textId="77777777">
            <w:pPr>
              <w:jc w:val="both"/>
              <w:rPr>
                <w:rFonts w:eastAsia="PMingLiU" w:cs="Times New Roman"/>
                <w:sz w:val="24"/>
                <w:szCs w:val="24"/>
                <w:highlight w:val="cyan"/>
                <w:lang w:eastAsia="zh-TW"/>
              </w:rPr>
            </w:pPr>
            <w:r w:rsidRPr="005C38A0">
              <w:rPr>
                <w:rFonts w:eastAsia="PMingLiU" w:cs="Times New Roman"/>
                <w:sz w:val="24"/>
                <w:szCs w:val="24"/>
                <w:lang w:eastAsia="zh-TW"/>
              </w:rPr>
              <w:t>Constructive criticism (suggestions for improvement)</w:t>
            </w:r>
          </w:p>
        </w:tc>
      </w:tr>
      <w:tr w:rsidR="005C38A0" w:rsidTr="00D823AA" w14:paraId="083ACF6E" w14:textId="77777777">
        <w:tc>
          <w:tcPr>
            <w:tcW w:w="4508" w:type="dxa"/>
          </w:tcPr>
          <w:p w:rsidRPr="00CC2098" w:rsidR="005C38A0" w:rsidP="00D823AA" w:rsidRDefault="005C38A0" w14:paraId="4C469063" w14:textId="77777777">
            <w:pPr>
              <w:pStyle w:val="ListParagraph"/>
              <w:numPr>
                <w:ilvl w:val="0"/>
                <w:numId w:val="47"/>
              </w:numPr>
              <w:jc w:val="both"/>
              <w:rPr>
                <w:rFonts w:eastAsia="PMingLiU" w:cs="Times New Roman"/>
                <w:sz w:val="24"/>
                <w:szCs w:val="24"/>
                <w:lang w:eastAsia="zh-TW"/>
              </w:rPr>
            </w:pPr>
          </w:p>
          <w:p w:rsidR="005C38A0" w:rsidP="00D823AA" w:rsidRDefault="005C38A0" w14:paraId="4A1DF7B6" w14:textId="77777777">
            <w:pPr>
              <w:jc w:val="both"/>
              <w:rPr>
                <w:rFonts w:eastAsia="PMingLiU" w:cs="Times New Roman"/>
                <w:sz w:val="24"/>
                <w:szCs w:val="24"/>
                <w:lang w:eastAsia="zh-TW"/>
              </w:rPr>
            </w:pPr>
          </w:p>
        </w:tc>
        <w:tc>
          <w:tcPr>
            <w:tcW w:w="4508" w:type="dxa"/>
          </w:tcPr>
          <w:p w:rsidRPr="00CC2098" w:rsidR="005C38A0" w:rsidP="00D823AA" w:rsidRDefault="005C38A0" w14:paraId="7AB4E179" w14:textId="77777777">
            <w:pPr>
              <w:pStyle w:val="ListParagraph"/>
              <w:numPr>
                <w:ilvl w:val="0"/>
                <w:numId w:val="47"/>
              </w:numPr>
              <w:jc w:val="both"/>
              <w:rPr>
                <w:rFonts w:eastAsia="PMingLiU" w:cs="Times New Roman"/>
                <w:sz w:val="24"/>
                <w:szCs w:val="24"/>
                <w:lang w:eastAsia="zh-TW"/>
              </w:rPr>
            </w:pPr>
          </w:p>
        </w:tc>
      </w:tr>
      <w:tr w:rsidR="005C38A0" w:rsidTr="00D823AA" w14:paraId="6D29A2E2" w14:textId="77777777">
        <w:tc>
          <w:tcPr>
            <w:tcW w:w="4508" w:type="dxa"/>
          </w:tcPr>
          <w:p w:rsidRPr="00CC2098" w:rsidR="005C38A0" w:rsidP="00D823AA" w:rsidRDefault="005C38A0" w14:paraId="533454CD" w14:textId="77777777">
            <w:pPr>
              <w:pStyle w:val="ListParagraph"/>
              <w:numPr>
                <w:ilvl w:val="0"/>
                <w:numId w:val="47"/>
              </w:numPr>
              <w:jc w:val="both"/>
              <w:rPr>
                <w:rFonts w:eastAsia="PMingLiU" w:cs="Times New Roman"/>
                <w:sz w:val="24"/>
                <w:szCs w:val="24"/>
                <w:lang w:eastAsia="zh-TW"/>
              </w:rPr>
            </w:pPr>
          </w:p>
          <w:p w:rsidR="005C38A0" w:rsidP="00D823AA" w:rsidRDefault="005C38A0" w14:paraId="19A60BE6" w14:textId="77777777">
            <w:pPr>
              <w:jc w:val="both"/>
              <w:rPr>
                <w:rFonts w:eastAsia="PMingLiU" w:cs="Times New Roman"/>
                <w:sz w:val="24"/>
                <w:szCs w:val="24"/>
                <w:lang w:eastAsia="zh-TW"/>
              </w:rPr>
            </w:pPr>
          </w:p>
        </w:tc>
        <w:tc>
          <w:tcPr>
            <w:tcW w:w="4508" w:type="dxa"/>
          </w:tcPr>
          <w:p w:rsidRPr="00CC2098" w:rsidR="005C38A0" w:rsidP="00D823AA" w:rsidRDefault="005C38A0" w14:paraId="12233EB7" w14:textId="77777777">
            <w:pPr>
              <w:pStyle w:val="ListParagraph"/>
              <w:numPr>
                <w:ilvl w:val="0"/>
                <w:numId w:val="47"/>
              </w:numPr>
              <w:jc w:val="both"/>
              <w:rPr>
                <w:rFonts w:eastAsia="PMingLiU" w:cs="Times New Roman"/>
                <w:sz w:val="24"/>
                <w:szCs w:val="24"/>
                <w:lang w:eastAsia="zh-TW"/>
              </w:rPr>
            </w:pPr>
          </w:p>
        </w:tc>
      </w:tr>
    </w:tbl>
    <w:p w:rsidRPr="00117A12" w:rsidR="00B92B3D" w:rsidP="42DD04C4" w:rsidRDefault="00B92B3D" w14:paraId="18C7AF20" w14:textId="4F87A67C">
      <w:pPr>
        <w:pStyle w:val="Normal"/>
        <w:jc w:val="both"/>
        <w:rPr>
          <w:rFonts w:eastAsia="PMingLiU" w:cs="Times New Roman"/>
          <w:color w:val="0070C0"/>
          <w:sz w:val="24"/>
          <w:szCs w:val="24"/>
          <w:lang w:eastAsia="zh-TW"/>
        </w:rPr>
      </w:pPr>
    </w:p>
    <w:tbl>
      <w:tblPr>
        <w:tblStyle w:val="TableGrid"/>
        <w:tblW w:w="9067" w:type="dxa"/>
        <w:tblLook w:val="04A0" w:firstRow="1" w:lastRow="0" w:firstColumn="1" w:lastColumn="0" w:noHBand="0" w:noVBand="1"/>
      </w:tblPr>
      <w:tblGrid>
        <w:gridCol w:w="9067"/>
      </w:tblGrid>
      <w:tr w:rsidR="00CC3A7B" w:rsidTr="00B0192A" w14:paraId="1198BC3B" w14:textId="77777777">
        <w:trPr>
          <w:trHeight w:val="1727"/>
        </w:trPr>
        <w:tc>
          <w:tcPr>
            <w:tcW w:w="9067" w:type="dxa"/>
          </w:tcPr>
          <w:p w:rsidRPr="002352DC" w:rsidR="00CC3A7B" w:rsidP="00DA47C6" w:rsidRDefault="00CC3A7B" w14:paraId="48CC36DF" w14:textId="77777777">
            <w:pPr>
              <w:spacing w:after="240"/>
              <w:rPr>
                <w:rFonts w:cs="Times New Roman"/>
                <w:b/>
                <w:bCs/>
                <w:sz w:val="24"/>
                <w:szCs w:val="24"/>
                <w:lang w:val="en-HK"/>
              </w:rPr>
            </w:pPr>
            <w:r w:rsidRPr="002352DC">
              <w:rPr>
                <w:rFonts w:cs="Times New Roman"/>
                <w:b/>
                <w:bCs/>
                <w:sz w:val="24"/>
                <w:szCs w:val="24"/>
                <w:lang w:val="en-HK"/>
              </w:rPr>
              <w:lastRenderedPageBreak/>
              <w:t>Reflection</w:t>
            </w:r>
          </w:p>
          <w:p w:rsidRPr="006E446A" w:rsidR="006E446A" w:rsidP="006E446A" w:rsidRDefault="006E446A" w14:paraId="6DFF4C67" w14:textId="77777777">
            <w:pPr>
              <w:pStyle w:val="ListParagraph"/>
              <w:numPr>
                <w:ilvl w:val="0"/>
                <w:numId w:val="43"/>
              </w:numPr>
              <w:jc w:val="both"/>
              <w:rPr>
                <w:rFonts w:cs="Times New Roman"/>
                <w:sz w:val="24"/>
                <w:szCs w:val="24"/>
                <w:lang w:val="en-HK"/>
              </w:rPr>
            </w:pPr>
            <w:r w:rsidRPr="006E446A">
              <w:rPr>
                <w:rFonts w:cs="Times New Roman"/>
                <w:sz w:val="24"/>
                <w:szCs w:val="24"/>
                <w:lang w:val="en-HK"/>
              </w:rPr>
              <w:t>What challenges do you anticipate when drafting your business proposal, and how do you plan to address them?</w:t>
            </w:r>
          </w:p>
          <w:p w:rsidRPr="006E446A" w:rsidR="00CC3A7B" w:rsidP="006E446A" w:rsidRDefault="006E446A" w14:paraId="5D61F249" w14:textId="680BA1DA">
            <w:pPr>
              <w:pStyle w:val="ListParagraph"/>
              <w:numPr>
                <w:ilvl w:val="0"/>
                <w:numId w:val="43"/>
              </w:numPr>
              <w:jc w:val="both"/>
              <w:rPr>
                <w:rFonts w:cs="Times New Roman"/>
                <w:sz w:val="24"/>
                <w:szCs w:val="24"/>
                <w:lang w:val="en-HK"/>
              </w:rPr>
            </w:pPr>
            <w:r w:rsidRPr="006E446A">
              <w:rPr>
                <w:rFonts w:cs="Times New Roman"/>
                <w:sz w:val="24"/>
                <w:szCs w:val="24"/>
                <w:lang w:val="en-HK"/>
              </w:rPr>
              <w:t xml:space="preserve">Reflect on the importance of </w:t>
            </w:r>
            <w:r>
              <w:rPr>
                <w:rFonts w:cs="Times New Roman"/>
                <w:sz w:val="24"/>
                <w:szCs w:val="24"/>
                <w:lang w:val="en-HK"/>
              </w:rPr>
              <w:t>concise</w:t>
            </w:r>
            <w:r w:rsidRPr="006E446A">
              <w:rPr>
                <w:rFonts w:cs="Times New Roman"/>
                <w:sz w:val="24"/>
                <w:szCs w:val="24"/>
                <w:lang w:val="en-HK"/>
              </w:rPr>
              <w:t xml:space="preserve"> writing in business proposals. How can you apply the techniques discussed today to make your proposal more compelling?</w:t>
            </w:r>
          </w:p>
        </w:tc>
      </w:tr>
    </w:tbl>
    <w:p w:rsidR="423BB317" w:rsidP="423BB317" w:rsidRDefault="423BB317" w14:paraId="0015A7F0" w14:textId="302D94D9">
      <w:pPr>
        <w:spacing w:after="120"/>
        <w:jc w:val="both"/>
        <w:rPr>
          <w:rFonts w:cs="Times New Roman"/>
          <w:color w:val="0F9ED5" w:themeColor="accent4"/>
          <w:sz w:val="24"/>
          <w:szCs w:val="24"/>
        </w:rPr>
      </w:pPr>
    </w:p>
    <w:p w:rsidR="2492BA78" w:rsidP="00997A32" w:rsidRDefault="1E1CE67A" w14:paraId="756D11CE" w14:textId="70797B94">
      <w:pPr>
        <w:jc w:val="both"/>
        <w:rPr>
          <w:color w:val="0F9ED5" w:themeColor="accent4"/>
          <w:sz w:val="24"/>
          <w:szCs w:val="24"/>
        </w:rPr>
      </w:pPr>
      <w:r w:rsidRPr="1E33A618">
        <w:rPr>
          <w:rFonts w:ascii="Aptos" w:hAnsi="Aptos" w:eastAsia="Aptos" w:cs="Aptos"/>
          <w:b/>
          <w:bCs/>
          <w:sz w:val="24"/>
          <w:szCs w:val="24"/>
        </w:rPr>
        <w:t xml:space="preserve">M2L2: </w:t>
      </w:r>
      <w:r w:rsidRPr="1E33A618" w:rsidR="2513DE28">
        <w:rPr>
          <w:rFonts w:ascii="Aptos" w:hAnsi="Aptos" w:eastAsia="Aptos" w:cs="Aptos"/>
          <w:b/>
          <w:bCs/>
          <w:sz w:val="24"/>
          <w:szCs w:val="24"/>
        </w:rPr>
        <w:t>Pre-lesson activities</w:t>
      </w:r>
      <w:r w:rsidRPr="1E33A618" w:rsidR="60C66AED">
        <w:rPr>
          <w:rFonts w:ascii="Aptos" w:hAnsi="Aptos" w:eastAsia="Aptos" w:cs="Aptos"/>
          <w:b/>
          <w:bCs/>
          <w:sz w:val="24"/>
          <w:szCs w:val="24"/>
        </w:rPr>
        <w:t xml:space="preserve"> </w:t>
      </w:r>
    </w:p>
    <w:p w:rsidR="2513DE28" w:rsidP="435C8044" w:rsidRDefault="00AC01C0" w14:paraId="1CB6E213" w14:textId="5BD0060D">
      <w:pPr>
        <w:jc w:val="both"/>
        <w:rPr>
          <w:rFonts w:ascii="Aptos" w:hAnsi="Aptos" w:eastAsia="Aptos" w:cs="Aptos"/>
          <w:sz w:val="24"/>
          <w:szCs w:val="24"/>
        </w:rPr>
      </w:pPr>
      <w:r>
        <w:rPr>
          <w:rFonts w:ascii="Aptos" w:hAnsi="Aptos" w:eastAsia="Aptos" w:cs="Aptos"/>
          <w:sz w:val="24"/>
          <w:szCs w:val="24"/>
        </w:rPr>
        <w:t>Writing Checkpoint 1 (Evidence-based Problem Justification) relates to</w:t>
      </w:r>
      <w:r w:rsidRPr="423BB317" w:rsidR="2513DE28">
        <w:rPr>
          <w:rFonts w:ascii="Aptos" w:hAnsi="Aptos" w:eastAsia="Aptos" w:cs="Aptos"/>
          <w:sz w:val="24"/>
          <w:szCs w:val="24"/>
        </w:rPr>
        <w:t xml:space="preserve"> "Section 3: Evaluation of Current Market and Industry Needs”</w:t>
      </w:r>
      <w:r>
        <w:rPr>
          <w:rFonts w:ascii="Aptos" w:hAnsi="Aptos" w:eastAsia="Aptos" w:cs="Aptos"/>
          <w:sz w:val="24"/>
          <w:szCs w:val="24"/>
        </w:rPr>
        <w:t xml:space="preserve"> of the Business Proposal.</w:t>
      </w:r>
      <w:r w:rsidRPr="423BB317" w:rsidR="2513DE28">
        <w:rPr>
          <w:rFonts w:ascii="Aptos" w:hAnsi="Aptos" w:eastAsia="Aptos" w:cs="Aptos"/>
          <w:sz w:val="24"/>
          <w:szCs w:val="24"/>
        </w:rPr>
        <w:t xml:space="preserve"> Before </w:t>
      </w:r>
      <w:r w:rsidRPr="423BB317" w:rsidR="52A934CE">
        <w:rPr>
          <w:rFonts w:ascii="Aptos" w:hAnsi="Aptos" w:eastAsia="Aptos" w:cs="Aptos"/>
          <w:sz w:val="24"/>
          <w:szCs w:val="24"/>
        </w:rPr>
        <w:t>M2L2</w:t>
      </w:r>
      <w:r w:rsidRPr="423BB317" w:rsidR="2513DE28">
        <w:rPr>
          <w:rFonts w:ascii="Aptos" w:hAnsi="Aptos" w:eastAsia="Aptos" w:cs="Aptos"/>
          <w:sz w:val="24"/>
          <w:szCs w:val="24"/>
        </w:rPr>
        <w:t xml:space="preserve">, </w:t>
      </w:r>
      <w:r w:rsidRPr="423BB317" w:rsidR="0D3E30F0">
        <w:rPr>
          <w:rFonts w:ascii="Aptos" w:hAnsi="Aptos" w:eastAsia="Aptos" w:cs="Aptos"/>
          <w:sz w:val="24"/>
          <w:szCs w:val="24"/>
        </w:rPr>
        <w:t>answer the questions below</w:t>
      </w:r>
      <w:r w:rsidRPr="423BB317" w:rsidR="2513DE28">
        <w:rPr>
          <w:rFonts w:ascii="Aptos" w:hAnsi="Aptos" w:eastAsia="Aptos" w:cs="Aptos"/>
          <w:sz w:val="24"/>
          <w:szCs w:val="24"/>
        </w:rPr>
        <w:t xml:space="preserve"> and post </w:t>
      </w:r>
      <w:r w:rsidRPr="423BB317" w:rsidR="6DAC193C">
        <w:rPr>
          <w:rFonts w:ascii="Aptos" w:hAnsi="Aptos" w:eastAsia="Aptos" w:cs="Aptos"/>
          <w:sz w:val="24"/>
          <w:szCs w:val="24"/>
        </w:rPr>
        <w:t xml:space="preserve">your answers </w:t>
      </w:r>
      <w:r w:rsidRPr="423BB317" w:rsidR="462C5051">
        <w:rPr>
          <w:rFonts w:ascii="Aptos" w:hAnsi="Aptos" w:eastAsia="Aptos" w:cs="Aptos"/>
          <w:sz w:val="24"/>
          <w:szCs w:val="24"/>
        </w:rPr>
        <w:t>in</w:t>
      </w:r>
      <w:r w:rsidRPr="423BB317" w:rsidR="2513DE28">
        <w:rPr>
          <w:rFonts w:ascii="Aptos" w:hAnsi="Aptos" w:eastAsia="Aptos" w:cs="Aptos"/>
          <w:sz w:val="24"/>
          <w:szCs w:val="24"/>
        </w:rPr>
        <w:t xml:space="preserve"> the </w:t>
      </w:r>
      <w:r w:rsidRPr="423BB317" w:rsidR="217BD9B5">
        <w:rPr>
          <w:rFonts w:ascii="Aptos" w:hAnsi="Aptos" w:eastAsia="Aptos" w:cs="Aptos"/>
          <w:sz w:val="24"/>
          <w:szCs w:val="24"/>
        </w:rPr>
        <w:t>M</w:t>
      </w:r>
      <w:r w:rsidRPr="423BB317" w:rsidR="074E6BEE">
        <w:rPr>
          <w:rFonts w:ascii="Aptos" w:hAnsi="Aptos" w:eastAsia="Aptos" w:cs="Aptos"/>
          <w:sz w:val="24"/>
          <w:szCs w:val="24"/>
        </w:rPr>
        <w:t>2</w:t>
      </w:r>
      <w:r w:rsidRPr="423BB317" w:rsidR="217BD9B5">
        <w:rPr>
          <w:rFonts w:ascii="Aptos" w:hAnsi="Aptos" w:eastAsia="Aptos" w:cs="Aptos"/>
          <w:sz w:val="24"/>
          <w:szCs w:val="24"/>
        </w:rPr>
        <w:t xml:space="preserve">L2 </w:t>
      </w:r>
      <w:r w:rsidRPr="423BB317" w:rsidR="17B4C84C">
        <w:rPr>
          <w:rFonts w:ascii="Aptos" w:hAnsi="Aptos" w:eastAsia="Aptos" w:cs="Aptos"/>
          <w:sz w:val="24"/>
          <w:szCs w:val="24"/>
        </w:rPr>
        <w:t xml:space="preserve">Canvas </w:t>
      </w:r>
      <w:r w:rsidRPr="423BB317" w:rsidR="2513DE28">
        <w:rPr>
          <w:rFonts w:ascii="Aptos" w:hAnsi="Aptos" w:eastAsia="Aptos" w:cs="Aptos"/>
          <w:sz w:val="24"/>
          <w:szCs w:val="24"/>
        </w:rPr>
        <w:t>Discussion</w:t>
      </w:r>
      <w:r w:rsidRPr="423BB317" w:rsidR="415686BA">
        <w:rPr>
          <w:rFonts w:ascii="Aptos" w:hAnsi="Aptos" w:eastAsia="Aptos" w:cs="Aptos"/>
          <w:sz w:val="24"/>
          <w:szCs w:val="24"/>
        </w:rPr>
        <w:t xml:space="preserve"> titled </w:t>
      </w:r>
      <w:r w:rsidRPr="423BB317" w:rsidR="1701B785">
        <w:rPr>
          <w:rFonts w:ascii="Aptos" w:hAnsi="Aptos" w:eastAsia="Aptos" w:cs="Aptos"/>
          <w:b/>
          <w:bCs/>
          <w:sz w:val="24"/>
          <w:szCs w:val="24"/>
        </w:rPr>
        <w:t xml:space="preserve">M2L2: </w:t>
      </w:r>
      <w:r w:rsidRPr="423BB317" w:rsidR="415686BA">
        <w:rPr>
          <w:rFonts w:ascii="Aptos" w:hAnsi="Aptos" w:eastAsia="Aptos" w:cs="Aptos"/>
          <w:b/>
          <w:bCs/>
          <w:sz w:val="24"/>
          <w:szCs w:val="24"/>
        </w:rPr>
        <w:t xml:space="preserve">Preparation for </w:t>
      </w:r>
      <w:r w:rsidRPr="423BB317" w:rsidR="0D2A70BC">
        <w:rPr>
          <w:rFonts w:ascii="Aptos" w:hAnsi="Aptos" w:eastAsia="Aptos" w:cs="Aptos"/>
          <w:b/>
          <w:bCs/>
          <w:sz w:val="24"/>
          <w:szCs w:val="24"/>
        </w:rPr>
        <w:t>W</w:t>
      </w:r>
      <w:r w:rsidRPr="423BB317" w:rsidR="415686BA">
        <w:rPr>
          <w:rFonts w:ascii="Aptos" w:hAnsi="Aptos" w:eastAsia="Aptos" w:cs="Aptos"/>
          <w:b/>
          <w:bCs/>
          <w:sz w:val="24"/>
          <w:szCs w:val="24"/>
        </w:rPr>
        <w:t>riting "Section 3: Evaluation of Current Market and Industry Needs</w:t>
      </w:r>
      <w:r w:rsidRPr="423BB317" w:rsidR="415686BA">
        <w:rPr>
          <w:rFonts w:ascii="Aptos" w:hAnsi="Aptos" w:eastAsia="Aptos" w:cs="Aptos"/>
          <w:sz w:val="24"/>
          <w:szCs w:val="24"/>
        </w:rPr>
        <w:t>”</w:t>
      </w:r>
      <w:r w:rsidRPr="423BB317" w:rsidR="2513DE28">
        <w:rPr>
          <w:rFonts w:ascii="Aptos" w:hAnsi="Aptos" w:eastAsia="Aptos" w:cs="Aptos"/>
          <w:sz w:val="24"/>
          <w:szCs w:val="24"/>
        </w:rPr>
        <w:t>:</w:t>
      </w:r>
    </w:p>
    <w:p w:rsidR="2513DE28" w:rsidP="02954772" w:rsidRDefault="2513DE28" w14:paraId="661F74AF" w14:textId="3BCB0A4E">
      <w:pPr>
        <w:pStyle w:val="ListParagraph"/>
        <w:numPr>
          <w:ilvl w:val="0"/>
          <w:numId w:val="8"/>
        </w:numPr>
        <w:jc w:val="both"/>
        <w:rPr>
          <w:rFonts w:ascii="Aptos" w:hAnsi="Aptos" w:eastAsia="Aptos" w:cs="Aptos"/>
          <w:sz w:val="24"/>
          <w:szCs w:val="24"/>
        </w:rPr>
      </w:pPr>
      <w:r w:rsidRPr="1EC45B97">
        <w:rPr>
          <w:rFonts w:ascii="Aptos" w:hAnsi="Aptos" w:eastAsia="Aptos" w:cs="Aptos"/>
          <w:sz w:val="24"/>
          <w:szCs w:val="24"/>
        </w:rPr>
        <w:t>What is your project group</w:t>
      </w:r>
      <w:r w:rsidRPr="1EC45B97" w:rsidR="590C3791">
        <w:rPr>
          <w:rFonts w:ascii="Aptos" w:hAnsi="Aptos" w:eastAsia="Aptos" w:cs="Aptos"/>
          <w:sz w:val="24"/>
          <w:szCs w:val="24"/>
        </w:rPr>
        <w:t xml:space="preserve">’s </w:t>
      </w:r>
      <w:r w:rsidRPr="1EC45B97">
        <w:rPr>
          <w:rFonts w:ascii="Aptos" w:hAnsi="Aptos" w:eastAsia="Aptos" w:cs="Aptos"/>
          <w:sz w:val="24"/>
          <w:szCs w:val="24"/>
        </w:rPr>
        <w:t xml:space="preserve">chosen business communication </w:t>
      </w:r>
      <w:r w:rsidRPr="1EC45B97" w:rsidR="6D3DBD07">
        <w:rPr>
          <w:rFonts w:ascii="Aptos" w:hAnsi="Aptos" w:eastAsia="Aptos" w:cs="Aptos"/>
          <w:sz w:val="24"/>
          <w:szCs w:val="24"/>
        </w:rPr>
        <w:t>problem</w:t>
      </w:r>
      <w:r w:rsidRPr="1EC45B97">
        <w:rPr>
          <w:rFonts w:ascii="Aptos" w:hAnsi="Aptos" w:eastAsia="Aptos" w:cs="Aptos"/>
          <w:sz w:val="24"/>
          <w:szCs w:val="24"/>
        </w:rPr>
        <w:t xml:space="preserve">? </w:t>
      </w:r>
    </w:p>
    <w:p w:rsidR="2513DE28" w:rsidP="02954772" w:rsidRDefault="2513DE28" w14:paraId="4D886BA1" w14:textId="4305C06C">
      <w:pPr>
        <w:pStyle w:val="ListParagraph"/>
        <w:numPr>
          <w:ilvl w:val="0"/>
          <w:numId w:val="8"/>
        </w:numPr>
        <w:jc w:val="both"/>
        <w:rPr>
          <w:rFonts w:ascii="Aptos" w:hAnsi="Aptos" w:eastAsia="Aptos" w:cs="Aptos"/>
          <w:sz w:val="24"/>
          <w:szCs w:val="24"/>
        </w:rPr>
      </w:pPr>
      <w:r w:rsidRPr="1B1DF256" w:rsidR="2513DE28">
        <w:rPr>
          <w:rFonts w:ascii="Aptos" w:hAnsi="Aptos" w:eastAsia="Aptos" w:cs="Aptos"/>
          <w:sz w:val="24"/>
          <w:szCs w:val="24"/>
        </w:rPr>
        <w:t>What is your proposed solution?</w:t>
      </w:r>
      <w:r w:rsidRPr="1B1DF256" w:rsidR="5E907DC0">
        <w:rPr>
          <w:rFonts w:ascii="Aptos" w:hAnsi="Aptos" w:eastAsia="Aptos" w:cs="Aptos"/>
          <w:sz w:val="24"/>
          <w:szCs w:val="24"/>
        </w:rPr>
        <w:t xml:space="preserve"> What makes this an innovative, </w:t>
      </w:r>
      <w:r w:rsidRPr="1B1DF256" w:rsidR="5E907DC0">
        <w:rPr>
          <w:rFonts w:ascii="Aptos" w:hAnsi="Aptos" w:eastAsia="Aptos" w:cs="Aptos"/>
          <w:sz w:val="24"/>
          <w:szCs w:val="24"/>
        </w:rPr>
        <w:t>feasible,</w:t>
      </w:r>
      <w:r w:rsidRPr="1B1DF256" w:rsidR="5E907DC0">
        <w:rPr>
          <w:rFonts w:ascii="Aptos" w:hAnsi="Aptos" w:eastAsia="Aptos" w:cs="Aptos"/>
          <w:sz w:val="24"/>
          <w:szCs w:val="24"/>
        </w:rPr>
        <w:t xml:space="preserve"> and effective solution?</w:t>
      </w:r>
    </w:p>
    <w:p w:rsidR="2513DE28" w:rsidP="1E33A618" w:rsidRDefault="2513DE28" w14:paraId="52AC0234" w14:textId="576E499D">
      <w:pPr>
        <w:pStyle w:val="ListParagraph"/>
        <w:numPr>
          <w:ilvl w:val="0"/>
          <w:numId w:val="8"/>
        </w:numPr>
        <w:jc w:val="both"/>
        <w:rPr>
          <w:rFonts w:ascii="Aptos" w:hAnsi="Aptos" w:eastAsia="Aptos" w:cs="Aptos"/>
          <w:sz w:val="24"/>
          <w:szCs w:val="24"/>
        </w:rPr>
      </w:pPr>
      <w:r w:rsidRPr="1E33A618">
        <w:rPr>
          <w:rFonts w:ascii="Aptos" w:hAnsi="Aptos" w:eastAsia="Aptos" w:cs="Aptos"/>
          <w:sz w:val="24"/>
          <w:szCs w:val="24"/>
        </w:rPr>
        <w:t xml:space="preserve">For Section 3, what initial market and/or industry needs </w:t>
      </w:r>
      <w:r w:rsidR="00AC01C0">
        <w:rPr>
          <w:rFonts w:ascii="Aptos" w:hAnsi="Aptos" w:eastAsia="Aptos" w:cs="Aptos"/>
          <w:sz w:val="24"/>
          <w:szCs w:val="24"/>
        </w:rPr>
        <w:t xml:space="preserve">or problems </w:t>
      </w:r>
      <w:r w:rsidRPr="1E33A618">
        <w:rPr>
          <w:rFonts w:ascii="Aptos" w:hAnsi="Aptos" w:eastAsia="Aptos" w:cs="Aptos"/>
          <w:sz w:val="24"/>
          <w:szCs w:val="24"/>
        </w:rPr>
        <w:t>have you identified? Write about them briefly in 100 words.</w:t>
      </w:r>
    </w:p>
    <w:p w:rsidR="2513DE28" w:rsidP="1E33A618" w:rsidRDefault="2513DE28" w14:paraId="11ECDBCF" w14:textId="38B62897">
      <w:pPr>
        <w:pStyle w:val="ListParagraph"/>
        <w:numPr>
          <w:ilvl w:val="0"/>
          <w:numId w:val="8"/>
        </w:numPr>
        <w:jc w:val="both"/>
        <w:rPr>
          <w:rFonts w:ascii="Aptos" w:hAnsi="Aptos" w:eastAsia="Aptos" w:cs="Aptos"/>
          <w:sz w:val="24"/>
          <w:szCs w:val="24"/>
        </w:rPr>
      </w:pPr>
      <w:r w:rsidRPr="1E33A618">
        <w:rPr>
          <w:rFonts w:ascii="Aptos" w:hAnsi="Aptos" w:eastAsia="Aptos" w:cs="Aptos"/>
          <w:sz w:val="24"/>
          <w:szCs w:val="24"/>
        </w:rPr>
        <w:t xml:space="preserve">Which sources are you going to use to support </w:t>
      </w:r>
      <w:r w:rsidRPr="1E33A618" w:rsidR="77DF5959">
        <w:rPr>
          <w:rFonts w:ascii="Aptos" w:hAnsi="Aptos" w:eastAsia="Aptos" w:cs="Aptos"/>
          <w:sz w:val="24"/>
          <w:szCs w:val="24"/>
        </w:rPr>
        <w:t>these</w:t>
      </w:r>
      <w:r w:rsidRPr="1E33A618">
        <w:rPr>
          <w:rFonts w:ascii="Aptos" w:hAnsi="Aptos" w:eastAsia="Aptos" w:cs="Aptos"/>
          <w:sz w:val="24"/>
          <w:szCs w:val="24"/>
        </w:rPr>
        <w:t xml:space="preserve"> market and/or industry needs</w:t>
      </w:r>
      <w:r w:rsidR="00AC01C0">
        <w:rPr>
          <w:rFonts w:ascii="Aptos" w:hAnsi="Aptos" w:eastAsia="Aptos" w:cs="Aptos"/>
          <w:sz w:val="24"/>
          <w:szCs w:val="24"/>
        </w:rPr>
        <w:t xml:space="preserve"> and problems</w:t>
      </w:r>
      <w:r w:rsidRPr="1E33A618">
        <w:rPr>
          <w:rFonts w:ascii="Aptos" w:hAnsi="Aptos" w:eastAsia="Aptos" w:cs="Aptos"/>
          <w:sz w:val="24"/>
          <w:szCs w:val="24"/>
        </w:rPr>
        <w:t>? Identify</w:t>
      </w:r>
      <w:r w:rsidRPr="1E33A618" w:rsidR="22ACA7A7">
        <w:rPr>
          <w:rFonts w:ascii="Aptos" w:hAnsi="Aptos" w:eastAsia="Aptos" w:cs="Aptos"/>
          <w:sz w:val="24"/>
          <w:szCs w:val="24"/>
        </w:rPr>
        <w:t xml:space="preserve"> </w:t>
      </w:r>
      <w:r w:rsidRPr="1E33A618">
        <w:rPr>
          <w:rFonts w:ascii="Aptos" w:hAnsi="Aptos" w:eastAsia="Aptos" w:cs="Aptos"/>
          <w:sz w:val="24"/>
          <w:szCs w:val="24"/>
        </w:rPr>
        <w:t>3 sources and list them</w:t>
      </w:r>
      <w:r w:rsidRPr="1E33A618" w:rsidR="5907E7BB">
        <w:rPr>
          <w:rFonts w:ascii="Aptos" w:hAnsi="Aptos" w:eastAsia="Aptos" w:cs="Aptos"/>
          <w:sz w:val="24"/>
          <w:szCs w:val="24"/>
        </w:rPr>
        <w:t xml:space="preserve"> </w:t>
      </w:r>
      <w:r w:rsidRPr="1E33A618">
        <w:rPr>
          <w:rFonts w:ascii="Aptos" w:hAnsi="Aptos" w:eastAsia="Aptos" w:cs="Aptos"/>
          <w:sz w:val="24"/>
          <w:szCs w:val="24"/>
        </w:rPr>
        <w:t>in APA style (7</w:t>
      </w:r>
      <w:r w:rsidRPr="1E33A618">
        <w:rPr>
          <w:rFonts w:ascii="Aptos" w:hAnsi="Aptos" w:eastAsia="Aptos" w:cs="Aptos"/>
          <w:sz w:val="24"/>
          <w:szCs w:val="24"/>
          <w:vertAlign w:val="superscript"/>
        </w:rPr>
        <w:t>th</w:t>
      </w:r>
      <w:r w:rsidRPr="1E33A618">
        <w:rPr>
          <w:rFonts w:ascii="Aptos" w:hAnsi="Aptos" w:eastAsia="Aptos" w:cs="Aptos"/>
          <w:sz w:val="24"/>
          <w:szCs w:val="24"/>
        </w:rPr>
        <w:t xml:space="preserve"> edition).</w:t>
      </w:r>
    </w:p>
    <w:p w:rsidR="2513DE28" w:rsidP="28431025" w:rsidRDefault="2513DE28" w14:paraId="0EB1A70B" w14:textId="4B386B0E">
      <w:pPr>
        <w:ind w:left="720"/>
        <w:jc w:val="both"/>
      </w:pPr>
      <w:proofErr w:type="spellStart"/>
      <w:proofErr w:type="gramStart"/>
      <w:r w:rsidRPr="28431025">
        <w:rPr>
          <w:rFonts w:ascii="Aptos" w:hAnsi="Aptos" w:eastAsia="Aptos" w:cs="Aptos"/>
          <w:sz w:val="24"/>
          <w:szCs w:val="24"/>
        </w:rPr>
        <w:t>E.g</w:t>
      </w:r>
      <w:proofErr w:type="spellEnd"/>
      <w:r w:rsidRPr="28431025">
        <w:rPr>
          <w:rFonts w:ascii="Aptos" w:hAnsi="Aptos" w:eastAsia="Aptos" w:cs="Aptos"/>
          <w:sz w:val="24"/>
          <w:szCs w:val="24"/>
        </w:rPr>
        <w:t>,.</w:t>
      </w:r>
      <w:proofErr w:type="gramEnd"/>
      <w:r w:rsidRPr="28431025">
        <w:rPr>
          <w:rFonts w:ascii="Aptos" w:hAnsi="Aptos" w:eastAsia="Aptos" w:cs="Aptos"/>
          <w:sz w:val="24"/>
          <w:szCs w:val="24"/>
        </w:rPr>
        <w:t xml:space="preserve"> </w:t>
      </w:r>
      <w:r w:rsidRPr="28431025">
        <w:rPr>
          <w:rFonts w:ascii="Aptos" w:hAnsi="Aptos" w:eastAsia="Aptos" w:cs="Aptos"/>
          <w:sz w:val="24"/>
          <w:szCs w:val="24"/>
          <w:lang w:val="en-HK"/>
        </w:rPr>
        <w:t xml:space="preserve">HSBC. (n.d.). </w:t>
      </w:r>
      <w:r w:rsidRPr="28431025">
        <w:rPr>
          <w:rFonts w:ascii="Aptos" w:hAnsi="Aptos" w:eastAsia="Aptos" w:cs="Aptos"/>
          <w:i/>
          <w:iCs/>
          <w:sz w:val="24"/>
          <w:szCs w:val="24"/>
          <w:lang w:val="en-HK"/>
        </w:rPr>
        <w:t>Age-friendly banking and services for the elderly</w:t>
      </w:r>
      <w:r w:rsidRPr="28431025">
        <w:rPr>
          <w:rFonts w:ascii="Aptos" w:hAnsi="Aptos" w:eastAsia="Aptos" w:cs="Aptos"/>
          <w:sz w:val="24"/>
          <w:szCs w:val="24"/>
          <w:lang w:val="en-HK"/>
        </w:rPr>
        <w:t xml:space="preserve">. </w:t>
      </w:r>
      <w:ins w:author="Delian Dawn GASKELL" w:date="2024-08-05T15:18:00Z" w:id="2">
        <w:r>
          <w:fldChar w:fldCharType="begin"/>
        </w:r>
      </w:ins>
      <w:r>
        <w:instrText xml:space="preserve">HYPERLINK "https://www.hsbc.com.hk/community-banking/age-friendly/#:~:text=Banking%20with%20us%20simpler%20and%20faster&amp;text=We%20also%20have%20Community%20Care,our%20Smart%20Seniors%20for%20assistance" </w:instrText>
      </w:r>
      <w:ins w:author="Delian Dawn GASKELL" w:date="2024-08-05T15:18:00Z" w:id="3">
        <w:r>
          <w:fldChar w:fldCharType="separate"/>
        </w:r>
      </w:ins>
      <w:r w:rsidRPr="28431025">
        <w:rPr>
          <w:rStyle w:val="Hyperlink"/>
          <w:rFonts w:ascii="Aptos" w:hAnsi="Aptos" w:eastAsia="Aptos" w:cs="Aptos"/>
          <w:sz w:val="24"/>
          <w:szCs w:val="24"/>
          <w:lang w:val="en-HK"/>
        </w:rPr>
        <w:t>https://www.hsbc.com.hk/community-banking/age-friendly/#:~:text=Banking%20with%20us%20simpler%20and%20faster&amp;text=We%20also%20have%20Community%20Care,our%20Smart%20Seniors%20for%20assistance</w:t>
      </w:r>
      <w:r>
        <w:fldChar w:fldCharType="end"/>
      </w:r>
    </w:p>
    <w:p w:rsidR="007D7703" w:rsidP="28431025" w:rsidRDefault="007D7703" w14:paraId="60D38A2E" w14:textId="77777777">
      <w:pPr>
        <w:ind w:left="720"/>
        <w:jc w:val="both"/>
        <w:rPr>
          <w:rFonts w:ascii="Aptos" w:hAnsi="Aptos" w:eastAsia="Aptos" w:cs="Aptos"/>
          <w:sz w:val="24"/>
          <w:szCs w:val="24"/>
          <w:lang w:val="en-HK"/>
        </w:rPr>
      </w:pPr>
    </w:p>
    <w:p w:rsidR="007D7703" w:rsidP="28431025" w:rsidRDefault="007D7703" w14:paraId="0964286C" w14:textId="77777777">
      <w:pPr>
        <w:ind w:left="720"/>
        <w:jc w:val="both"/>
        <w:rPr>
          <w:rFonts w:ascii="Aptos" w:hAnsi="Aptos" w:eastAsia="Aptos" w:cs="Aptos"/>
          <w:sz w:val="24"/>
          <w:szCs w:val="24"/>
          <w:lang w:val="en-HK"/>
        </w:rPr>
      </w:pPr>
    </w:p>
    <w:sectPr w:rsidR="007D7703">
      <w:headerReference w:type="default" r:id="rId11"/>
      <w:footerReference w:type="defaul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1098C" w:rsidP="00491BA5" w:rsidRDefault="0061098C" w14:paraId="72CB3D8D" w14:textId="77777777">
      <w:pPr>
        <w:spacing w:after="0" w:line="240" w:lineRule="auto"/>
      </w:pPr>
      <w:r>
        <w:separator/>
      </w:r>
    </w:p>
  </w:endnote>
  <w:endnote w:type="continuationSeparator" w:id="0">
    <w:p w:rsidR="0061098C" w:rsidP="00491BA5" w:rsidRDefault="0061098C" w14:paraId="374A31A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5429707"/>
      <w:docPartObj>
        <w:docPartGallery w:val="Page Numbers (Bottom of Page)"/>
        <w:docPartUnique/>
      </w:docPartObj>
    </w:sdtPr>
    <w:sdtEndPr>
      <w:rPr>
        <w:noProof/>
      </w:rPr>
    </w:sdtEndPr>
    <w:sdtContent>
      <w:p w:rsidR="00F36285" w:rsidRDefault="00F36285" w14:paraId="1963ABE9" w14:textId="0B0062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36285" w:rsidRDefault="00F36285" w14:paraId="65BF4E7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1098C" w:rsidP="00491BA5" w:rsidRDefault="0061098C" w14:paraId="6E24C9F2" w14:textId="77777777">
      <w:pPr>
        <w:spacing w:after="0" w:line="240" w:lineRule="auto"/>
      </w:pPr>
      <w:r>
        <w:separator/>
      </w:r>
    </w:p>
  </w:footnote>
  <w:footnote w:type="continuationSeparator" w:id="0">
    <w:p w:rsidR="0061098C" w:rsidP="00491BA5" w:rsidRDefault="0061098C" w14:paraId="6225A5C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91BA5" w:rsidRDefault="00491BA5" w14:paraId="04A56F32" w14:textId="77777777">
    <w:pPr>
      <w:pStyle w:val="Header"/>
      <w:rPr>
        <w:lang w:val="en-HK"/>
      </w:rPr>
    </w:pPr>
  </w:p>
  <w:p w:rsidRPr="00491BA5" w:rsidR="00491BA5" w:rsidP="00491BA5" w:rsidRDefault="00491BA5" w14:paraId="311F58B6" w14:textId="69511B2A">
    <w:pPr>
      <w:pStyle w:val="Header"/>
      <w:jc w:val="right"/>
      <w:rPr>
        <w:lang w:val="en-HK"/>
      </w:rPr>
    </w:pPr>
    <w:r>
      <w:rPr>
        <w:lang w:val="en-HK"/>
      </w:rPr>
      <w:t>LANG 1406</w:t>
    </w:r>
  </w:p>
</w:hdr>
</file>

<file path=word/intelligence2.xml><?xml version="1.0" encoding="utf-8"?>
<int2:intelligence xmlns:int2="http://schemas.microsoft.com/office/intelligence/2020/intelligence" xmlns:oel="http://schemas.microsoft.com/office/2019/extlst">
  <int2:observations>
    <int2:textHash int2:hashCode="m/C6mGJeQTWOW1" int2:id="nCUI9CxU">
      <int2:state int2:type="spell" int2:value="Rejected"/>
    </int2:textHash>
    <int2:bookmark int2:bookmarkName="_Int_2ydykRUw" int2:invalidationBookmarkName="" int2:hashCode="369RCj6KnIlVCA" int2:id="nyzlLAoL">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529DB"/>
    <w:multiLevelType w:val="hybridMultilevel"/>
    <w:tmpl w:val="FDA2DF12"/>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03213B02"/>
    <w:multiLevelType w:val="hybridMultilevel"/>
    <w:tmpl w:val="A2589F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3E3313"/>
    <w:multiLevelType w:val="hybridMultilevel"/>
    <w:tmpl w:val="166C79EE"/>
    <w:lvl w:ilvl="0" w:tplc="3C090001">
      <w:start w:val="1"/>
      <w:numFmt w:val="bullet"/>
      <w:lvlText w:val=""/>
      <w:lvlJc w:val="left"/>
      <w:pPr>
        <w:ind w:left="1440" w:hanging="360"/>
      </w:pPr>
      <w:rPr>
        <w:rFonts w:hint="default" w:ascii="Symbol" w:hAnsi="Symbol"/>
      </w:rPr>
    </w:lvl>
    <w:lvl w:ilvl="1" w:tplc="3C090003" w:tentative="1">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3" w15:restartNumberingAfterBreak="0">
    <w:nsid w:val="123950DD"/>
    <w:multiLevelType w:val="hybridMultilevel"/>
    <w:tmpl w:val="073039FE"/>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 w15:restartNumberingAfterBreak="0">
    <w:nsid w:val="1525550C"/>
    <w:multiLevelType w:val="hybridMultilevel"/>
    <w:tmpl w:val="ECC275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72C3406"/>
    <w:multiLevelType w:val="hybridMultilevel"/>
    <w:tmpl w:val="E1E6F670"/>
    <w:lvl w:ilvl="0" w:tplc="3C090001">
      <w:start w:val="1"/>
      <w:numFmt w:val="bullet"/>
      <w:lvlText w:val=""/>
      <w:lvlJc w:val="left"/>
      <w:pPr>
        <w:ind w:left="720" w:hanging="360"/>
      </w:pPr>
      <w:rPr>
        <w:rFonts w:hint="default" w:ascii="Symbol" w:hAnsi="Symbol"/>
      </w:rPr>
    </w:lvl>
    <w:lvl w:ilvl="1" w:tplc="3C090003" w:tentative="1">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6" w15:restartNumberingAfterBreak="0">
    <w:nsid w:val="176B2A0C"/>
    <w:multiLevelType w:val="hybridMultilevel"/>
    <w:tmpl w:val="9702C4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8856A73"/>
    <w:multiLevelType w:val="hybridMultilevel"/>
    <w:tmpl w:val="0AF0F0C8"/>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1C616065"/>
    <w:multiLevelType w:val="hybridMultilevel"/>
    <w:tmpl w:val="8F0098C0"/>
    <w:lvl w:ilvl="0" w:tplc="3C090001">
      <w:start w:val="1"/>
      <w:numFmt w:val="bullet"/>
      <w:lvlText w:val=""/>
      <w:lvlJc w:val="left"/>
      <w:pPr>
        <w:ind w:left="720" w:hanging="360"/>
      </w:pPr>
      <w:rPr>
        <w:rFonts w:hint="default" w:ascii="Symbol" w:hAnsi="Symbol"/>
      </w:rPr>
    </w:lvl>
    <w:lvl w:ilvl="1" w:tplc="3C090003" w:tentative="1">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9" w15:restartNumberingAfterBreak="0">
    <w:nsid w:val="1C6B7637"/>
    <w:multiLevelType w:val="hybridMultilevel"/>
    <w:tmpl w:val="0762B420"/>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0" w15:restartNumberingAfterBreak="0">
    <w:nsid w:val="1D1445C7"/>
    <w:multiLevelType w:val="hybridMultilevel"/>
    <w:tmpl w:val="62EA246C"/>
    <w:lvl w:ilvl="0" w:tplc="3C09000F">
      <w:start w:val="1"/>
      <w:numFmt w:val="decimal"/>
      <w:lvlText w:val="%1."/>
      <w:lvlJc w:val="left"/>
      <w:pPr>
        <w:ind w:left="720" w:hanging="360"/>
      </w:p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1" w15:restartNumberingAfterBreak="0">
    <w:nsid w:val="22460B00"/>
    <w:multiLevelType w:val="hybridMultilevel"/>
    <w:tmpl w:val="41421688"/>
    <w:lvl w:ilvl="0" w:tplc="FFFFFFF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2" w15:restartNumberingAfterBreak="0">
    <w:nsid w:val="23582114"/>
    <w:multiLevelType w:val="hybridMultilevel"/>
    <w:tmpl w:val="4C5A981C"/>
    <w:lvl w:ilvl="0" w:tplc="3C090001">
      <w:start w:val="1"/>
      <w:numFmt w:val="bullet"/>
      <w:lvlText w:val=""/>
      <w:lvlJc w:val="left"/>
      <w:pPr>
        <w:ind w:left="1059" w:hanging="360"/>
      </w:pPr>
      <w:rPr>
        <w:rFonts w:hint="default" w:ascii="Symbol" w:hAnsi="Symbol"/>
      </w:rPr>
    </w:lvl>
    <w:lvl w:ilvl="1" w:tplc="3C090003" w:tentative="1">
      <w:start w:val="1"/>
      <w:numFmt w:val="bullet"/>
      <w:lvlText w:val="o"/>
      <w:lvlJc w:val="left"/>
      <w:pPr>
        <w:ind w:left="1779" w:hanging="360"/>
      </w:pPr>
      <w:rPr>
        <w:rFonts w:hint="default" w:ascii="Courier New" w:hAnsi="Courier New" w:cs="Courier New"/>
      </w:rPr>
    </w:lvl>
    <w:lvl w:ilvl="2" w:tplc="3C090005" w:tentative="1">
      <w:start w:val="1"/>
      <w:numFmt w:val="bullet"/>
      <w:lvlText w:val=""/>
      <w:lvlJc w:val="left"/>
      <w:pPr>
        <w:ind w:left="2499" w:hanging="360"/>
      </w:pPr>
      <w:rPr>
        <w:rFonts w:hint="default" w:ascii="Wingdings" w:hAnsi="Wingdings"/>
      </w:rPr>
    </w:lvl>
    <w:lvl w:ilvl="3" w:tplc="3C090001" w:tentative="1">
      <w:start w:val="1"/>
      <w:numFmt w:val="bullet"/>
      <w:lvlText w:val=""/>
      <w:lvlJc w:val="left"/>
      <w:pPr>
        <w:ind w:left="3219" w:hanging="360"/>
      </w:pPr>
      <w:rPr>
        <w:rFonts w:hint="default" w:ascii="Symbol" w:hAnsi="Symbol"/>
      </w:rPr>
    </w:lvl>
    <w:lvl w:ilvl="4" w:tplc="3C090003" w:tentative="1">
      <w:start w:val="1"/>
      <w:numFmt w:val="bullet"/>
      <w:lvlText w:val="o"/>
      <w:lvlJc w:val="left"/>
      <w:pPr>
        <w:ind w:left="3939" w:hanging="360"/>
      </w:pPr>
      <w:rPr>
        <w:rFonts w:hint="default" w:ascii="Courier New" w:hAnsi="Courier New" w:cs="Courier New"/>
      </w:rPr>
    </w:lvl>
    <w:lvl w:ilvl="5" w:tplc="3C090005" w:tentative="1">
      <w:start w:val="1"/>
      <w:numFmt w:val="bullet"/>
      <w:lvlText w:val=""/>
      <w:lvlJc w:val="left"/>
      <w:pPr>
        <w:ind w:left="4659" w:hanging="360"/>
      </w:pPr>
      <w:rPr>
        <w:rFonts w:hint="default" w:ascii="Wingdings" w:hAnsi="Wingdings"/>
      </w:rPr>
    </w:lvl>
    <w:lvl w:ilvl="6" w:tplc="3C090001" w:tentative="1">
      <w:start w:val="1"/>
      <w:numFmt w:val="bullet"/>
      <w:lvlText w:val=""/>
      <w:lvlJc w:val="left"/>
      <w:pPr>
        <w:ind w:left="5379" w:hanging="360"/>
      </w:pPr>
      <w:rPr>
        <w:rFonts w:hint="default" w:ascii="Symbol" w:hAnsi="Symbol"/>
      </w:rPr>
    </w:lvl>
    <w:lvl w:ilvl="7" w:tplc="3C090003" w:tentative="1">
      <w:start w:val="1"/>
      <w:numFmt w:val="bullet"/>
      <w:lvlText w:val="o"/>
      <w:lvlJc w:val="left"/>
      <w:pPr>
        <w:ind w:left="6099" w:hanging="360"/>
      </w:pPr>
      <w:rPr>
        <w:rFonts w:hint="default" w:ascii="Courier New" w:hAnsi="Courier New" w:cs="Courier New"/>
      </w:rPr>
    </w:lvl>
    <w:lvl w:ilvl="8" w:tplc="3C090005" w:tentative="1">
      <w:start w:val="1"/>
      <w:numFmt w:val="bullet"/>
      <w:lvlText w:val=""/>
      <w:lvlJc w:val="left"/>
      <w:pPr>
        <w:ind w:left="6819" w:hanging="360"/>
      </w:pPr>
      <w:rPr>
        <w:rFonts w:hint="default" w:ascii="Wingdings" w:hAnsi="Wingdings"/>
      </w:rPr>
    </w:lvl>
  </w:abstractNum>
  <w:abstractNum w:abstractNumId="13" w15:restartNumberingAfterBreak="0">
    <w:nsid w:val="23BF15EF"/>
    <w:multiLevelType w:val="hybridMultilevel"/>
    <w:tmpl w:val="E22C6B84"/>
    <w:lvl w:ilvl="0" w:tplc="3C090019">
      <w:start w:val="1"/>
      <w:numFmt w:val="lowerLetter"/>
      <w:lvlText w:val="%1."/>
      <w:lvlJc w:val="left"/>
      <w:pPr>
        <w:ind w:left="360" w:hanging="360"/>
      </w:pPr>
      <w:rPr>
        <w:rFonts w:hint="default"/>
      </w:rPr>
    </w:lvl>
    <w:lvl w:ilvl="1" w:tplc="FFFFFFFF" w:tentative="1">
      <w:start w:val="1"/>
      <w:numFmt w:val="bullet"/>
      <w:lvlText w:val="o"/>
      <w:lvlJc w:val="left"/>
      <w:pPr>
        <w:ind w:left="0" w:hanging="360"/>
      </w:pPr>
      <w:rPr>
        <w:rFonts w:hint="default" w:ascii="Courier New" w:hAnsi="Courier New" w:cs="Courier New"/>
      </w:rPr>
    </w:lvl>
    <w:lvl w:ilvl="2" w:tplc="FFFFFFFF" w:tentative="1">
      <w:start w:val="1"/>
      <w:numFmt w:val="bullet"/>
      <w:lvlText w:val=""/>
      <w:lvlJc w:val="left"/>
      <w:pPr>
        <w:ind w:left="720" w:hanging="360"/>
      </w:pPr>
      <w:rPr>
        <w:rFonts w:hint="default" w:ascii="Wingdings" w:hAnsi="Wingdings"/>
      </w:rPr>
    </w:lvl>
    <w:lvl w:ilvl="3" w:tplc="FFFFFFFF" w:tentative="1">
      <w:start w:val="1"/>
      <w:numFmt w:val="bullet"/>
      <w:lvlText w:val=""/>
      <w:lvlJc w:val="left"/>
      <w:pPr>
        <w:ind w:left="1440" w:hanging="360"/>
      </w:pPr>
      <w:rPr>
        <w:rFonts w:hint="default" w:ascii="Symbol" w:hAnsi="Symbol"/>
      </w:rPr>
    </w:lvl>
    <w:lvl w:ilvl="4" w:tplc="FFFFFFFF" w:tentative="1">
      <w:start w:val="1"/>
      <w:numFmt w:val="bullet"/>
      <w:lvlText w:val="o"/>
      <w:lvlJc w:val="left"/>
      <w:pPr>
        <w:ind w:left="2160" w:hanging="360"/>
      </w:pPr>
      <w:rPr>
        <w:rFonts w:hint="default" w:ascii="Courier New" w:hAnsi="Courier New" w:cs="Courier New"/>
      </w:rPr>
    </w:lvl>
    <w:lvl w:ilvl="5" w:tplc="FFFFFFFF" w:tentative="1">
      <w:start w:val="1"/>
      <w:numFmt w:val="bullet"/>
      <w:lvlText w:val=""/>
      <w:lvlJc w:val="left"/>
      <w:pPr>
        <w:ind w:left="2880" w:hanging="360"/>
      </w:pPr>
      <w:rPr>
        <w:rFonts w:hint="default" w:ascii="Wingdings" w:hAnsi="Wingdings"/>
      </w:rPr>
    </w:lvl>
    <w:lvl w:ilvl="6" w:tplc="FFFFFFFF" w:tentative="1">
      <w:start w:val="1"/>
      <w:numFmt w:val="bullet"/>
      <w:lvlText w:val=""/>
      <w:lvlJc w:val="left"/>
      <w:pPr>
        <w:ind w:left="3600" w:hanging="360"/>
      </w:pPr>
      <w:rPr>
        <w:rFonts w:hint="default" w:ascii="Symbol" w:hAnsi="Symbol"/>
      </w:rPr>
    </w:lvl>
    <w:lvl w:ilvl="7" w:tplc="FFFFFFFF" w:tentative="1">
      <w:start w:val="1"/>
      <w:numFmt w:val="bullet"/>
      <w:lvlText w:val="o"/>
      <w:lvlJc w:val="left"/>
      <w:pPr>
        <w:ind w:left="4320" w:hanging="360"/>
      </w:pPr>
      <w:rPr>
        <w:rFonts w:hint="default" w:ascii="Courier New" w:hAnsi="Courier New" w:cs="Courier New"/>
      </w:rPr>
    </w:lvl>
    <w:lvl w:ilvl="8" w:tplc="FFFFFFFF" w:tentative="1">
      <w:start w:val="1"/>
      <w:numFmt w:val="bullet"/>
      <w:lvlText w:val=""/>
      <w:lvlJc w:val="left"/>
      <w:pPr>
        <w:ind w:left="5040" w:hanging="360"/>
      </w:pPr>
      <w:rPr>
        <w:rFonts w:hint="default" w:ascii="Wingdings" w:hAnsi="Wingdings"/>
      </w:rPr>
    </w:lvl>
  </w:abstractNum>
  <w:abstractNum w:abstractNumId="14" w15:restartNumberingAfterBreak="0">
    <w:nsid w:val="23C44954"/>
    <w:multiLevelType w:val="hybridMultilevel"/>
    <w:tmpl w:val="9C98EB5E"/>
    <w:lvl w:ilvl="0" w:tplc="3C090001">
      <w:start w:val="1"/>
      <w:numFmt w:val="bullet"/>
      <w:lvlText w:val=""/>
      <w:lvlJc w:val="left"/>
      <w:pPr>
        <w:ind w:left="720" w:hanging="360"/>
      </w:pPr>
      <w:rPr>
        <w:rFonts w:hint="default" w:ascii="Symbol" w:hAnsi="Symbol"/>
      </w:rPr>
    </w:lvl>
    <w:lvl w:ilvl="1" w:tplc="3C090003" w:tentative="1">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15" w15:restartNumberingAfterBreak="0">
    <w:nsid w:val="25F325C6"/>
    <w:multiLevelType w:val="hybridMultilevel"/>
    <w:tmpl w:val="8A8A4F2C"/>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6" w15:restartNumberingAfterBreak="0">
    <w:nsid w:val="284814F3"/>
    <w:multiLevelType w:val="hybridMultilevel"/>
    <w:tmpl w:val="A54264A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7" w15:restartNumberingAfterBreak="0">
    <w:nsid w:val="2854BFAE"/>
    <w:multiLevelType w:val="hybridMultilevel"/>
    <w:tmpl w:val="6D945C30"/>
    <w:lvl w:ilvl="0" w:tplc="3388681E">
      <w:start w:val="1"/>
      <w:numFmt w:val="lowerLetter"/>
      <w:lvlText w:val="%1."/>
      <w:lvlJc w:val="left"/>
      <w:pPr>
        <w:ind w:left="1080" w:hanging="360"/>
      </w:pPr>
    </w:lvl>
    <w:lvl w:ilvl="1" w:tplc="D56899E8">
      <w:start w:val="1"/>
      <w:numFmt w:val="lowerLetter"/>
      <w:lvlText w:val="%2."/>
      <w:lvlJc w:val="left"/>
      <w:pPr>
        <w:ind w:left="1440" w:hanging="360"/>
      </w:pPr>
    </w:lvl>
    <w:lvl w:ilvl="2" w:tplc="DFB83892">
      <w:start w:val="1"/>
      <w:numFmt w:val="lowerRoman"/>
      <w:lvlText w:val="%3."/>
      <w:lvlJc w:val="right"/>
      <w:pPr>
        <w:ind w:left="2160" w:hanging="180"/>
      </w:pPr>
    </w:lvl>
    <w:lvl w:ilvl="3" w:tplc="A9661904">
      <w:start w:val="1"/>
      <w:numFmt w:val="decimal"/>
      <w:lvlText w:val="%4."/>
      <w:lvlJc w:val="left"/>
      <w:pPr>
        <w:ind w:left="2880" w:hanging="360"/>
      </w:pPr>
    </w:lvl>
    <w:lvl w:ilvl="4" w:tplc="F21A6D04">
      <w:start w:val="1"/>
      <w:numFmt w:val="lowerLetter"/>
      <w:lvlText w:val="%5."/>
      <w:lvlJc w:val="left"/>
      <w:pPr>
        <w:ind w:left="3600" w:hanging="360"/>
      </w:pPr>
    </w:lvl>
    <w:lvl w:ilvl="5" w:tplc="9B22FEBA">
      <w:start w:val="1"/>
      <w:numFmt w:val="lowerRoman"/>
      <w:lvlText w:val="%6."/>
      <w:lvlJc w:val="right"/>
      <w:pPr>
        <w:ind w:left="4320" w:hanging="180"/>
      </w:pPr>
    </w:lvl>
    <w:lvl w:ilvl="6" w:tplc="C1C42B04">
      <w:start w:val="1"/>
      <w:numFmt w:val="decimal"/>
      <w:lvlText w:val="%7."/>
      <w:lvlJc w:val="left"/>
      <w:pPr>
        <w:ind w:left="5040" w:hanging="360"/>
      </w:pPr>
    </w:lvl>
    <w:lvl w:ilvl="7" w:tplc="88B4DE24">
      <w:start w:val="1"/>
      <w:numFmt w:val="lowerLetter"/>
      <w:lvlText w:val="%8."/>
      <w:lvlJc w:val="left"/>
      <w:pPr>
        <w:ind w:left="5760" w:hanging="360"/>
      </w:pPr>
    </w:lvl>
    <w:lvl w:ilvl="8" w:tplc="8D4C0A52">
      <w:start w:val="1"/>
      <w:numFmt w:val="lowerRoman"/>
      <w:lvlText w:val="%9."/>
      <w:lvlJc w:val="right"/>
      <w:pPr>
        <w:ind w:left="6480" w:hanging="180"/>
      </w:pPr>
    </w:lvl>
  </w:abstractNum>
  <w:abstractNum w:abstractNumId="18" w15:restartNumberingAfterBreak="0">
    <w:nsid w:val="37AD35DA"/>
    <w:multiLevelType w:val="hybridMultilevel"/>
    <w:tmpl w:val="54F84596"/>
    <w:lvl w:ilvl="0" w:tplc="3C090001">
      <w:start w:val="1"/>
      <w:numFmt w:val="bullet"/>
      <w:lvlText w:val=""/>
      <w:lvlJc w:val="left"/>
      <w:pPr>
        <w:ind w:left="720" w:hanging="360"/>
      </w:pPr>
      <w:rPr>
        <w:rFonts w:hint="default" w:ascii="Symbol" w:hAnsi="Symbol"/>
      </w:rPr>
    </w:lvl>
    <w:lvl w:ilvl="1" w:tplc="3C090003" w:tentative="1">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19" w15:restartNumberingAfterBreak="0">
    <w:nsid w:val="41DD8E29"/>
    <w:multiLevelType w:val="hybridMultilevel"/>
    <w:tmpl w:val="65C21CB8"/>
    <w:lvl w:ilvl="0" w:tplc="3F3090CA">
      <w:start w:val="1"/>
      <w:numFmt w:val="decimal"/>
      <w:lvlText w:val="%1."/>
      <w:lvlJc w:val="left"/>
      <w:pPr>
        <w:ind w:left="720" w:hanging="360"/>
      </w:pPr>
    </w:lvl>
    <w:lvl w:ilvl="1" w:tplc="1A0A704A">
      <w:start w:val="1"/>
      <w:numFmt w:val="lowerLetter"/>
      <w:lvlText w:val="%2."/>
      <w:lvlJc w:val="left"/>
      <w:pPr>
        <w:ind w:left="1440" w:hanging="360"/>
      </w:pPr>
    </w:lvl>
    <w:lvl w:ilvl="2" w:tplc="479C90FE">
      <w:start w:val="1"/>
      <w:numFmt w:val="lowerRoman"/>
      <w:lvlText w:val="%3."/>
      <w:lvlJc w:val="right"/>
      <w:pPr>
        <w:ind w:left="2160" w:hanging="180"/>
      </w:pPr>
    </w:lvl>
    <w:lvl w:ilvl="3" w:tplc="0704A09C">
      <w:start w:val="1"/>
      <w:numFmt w:val="decimal"/>
      <w:lvlText w:val="%4."/>
      <w:lvlJc w:val="left"/>
      <w:pPr>
        <w:ind w:left="2880" w:hanging="360"/>
      </w:pPr>
    </w:lvl>
    <w:lvl w:ilvl="4" w:tplc="045EDC6C">
      <w:start w:val="1"/>
      <w:numFmt w:val="lowerLetter"/>
      <w:lvlText w:val="%5."/>
      <w:lvlJc w:val="left"/>
      <w:pPr>
        <w:ind w:left="3600" w:hanging="360"/>
      </w:pPr>
    </w:lvl>
    <w:lvl w:ilvl="5" w:tplc="C5D4F016">
      <w:start w:val="1"/>
      <w:numFmt w:val="lowerRoman"/>
      <w:lvlText w:val="%6."/>
      <w:lvlJc w:val="right"/>
      <w:pPr>
        <w:ind w:left="4320" w:hanging="180"/>
      </w:pPr>
    </w:lvl>
    <w:lvl w:ilvl="6" w:tplc="FFCCE07C">
      <w:start w:val="1"/>
      <w:numFmt w:val="decimal"/>
      <w:lvlText w:val="%7."/>
      <w:lvlJc w:val="left"/>
      <w:pPr>
        <w:ind w:left="5040" w:hanging="360"/>
      </w:pPr>
    </w:lvl>
    <w:lvl w:ilvl="7" w:tplc="92C654D8">
      <w:start w:val="1"/>
      <w:numFmt w:val="lowerLetter"/>
      <w:lvlText w:val="%8."/>
      <w:lvlJc w:val="left"/>
      <w:pPr>
        <w:ind w:left="5760" w:hanging="360"/>
      </w:pPr>
    </w:lvl>
    <w:lvl w:ilvl="8" w:tplc="710E8F84">
      <w:start w:val="1"/>
      <w:numFmt w:val="lowerRoman"/>
      <w:lvlText w:val="%9."/>
      <w:lvlJc w:val="right"/>
      <w:pPr>
        <w:ind w:left="6480" w:hanging="180"/>
      </w:pPr>
    </w:lvl>
  </w:abstractNum>
  <w:abstractNum w:abstractNumId="20" w15:restartNumberingAfterBreak="0">
    <w:nsid w:val="42A1523A"/>
    <w:multiLevelType w:val="hybridMultilevel"/>
    <w:tmpl w:val="2CA069B6"/>
    <w:lvl w:ilvl="0" w:tplc="3C09001B">
      <w:start w:val="1"/>
      <w:numFmt w:val="lowerRoman"/>
      <w:lvlText w:val="%1."/>
      <w:lvlJc w:val="righ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1" w15:restartNumberingAfterBreak="0">
    <w:nsid w:val="42C07579"/>
    <w:multiLevelType w:val="hybridMultilevel"/>
    <w:tmpl w:val="D0D06386"/>
    <w:lvl w:ilvl="0" w:tplc="3C090019">
      <w:start w:val="1"/>
      <w:numFmt w:val="lowerLetter"/>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2" w15:restartNumberingAfterBreak="0">
    <w:nsid w:val="447C0C98"/>
    <w:multiLevelType w:val="hybridMultilevel"/>
    <w:tmpl w:val="4AA65140"/>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3" w15:restartNumberingAfterBreak="0">
    <w:nsid w:val="4E280A38"/>
    <w:multiLevelType w:val="hybridMultilevel"/>
    <w:tmpl w:val="63809A1C"/>
    <w:lvl w:ilvl="0" w:tplc="A6A0DE40">
      <w:numFmt w:val="bullet"/>
      <w:lvlText w:val="-"/>
      <w:lvlJc w:val="left"/>
      <w:pPr>
        <w:ind w:left="720" w:hanging="360"/>
      </w:pPr>
      <w:rPr>
        <w:rFonts w:hint="default" w:ascii="Times New Roman" w:hAnsi="Times New Roman" w:cs="Times New Roman" w:eastAsiaTheme="minorEastAsia"/>
      </w:rPr>
    </w:lvl>
    <w:lvl w:ilvl="1" w:tplc="3C090003" w:tentative="1">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24" w15:restartNumberingAfterBreak="0">
    <w:nsid w:val="51700BB3"/>
    <w:multiLevelType w:val="hybridMultilevel"/>
    <w:tmpl w:val="15641EC4"/>
    <w:lvl w:ilvl="0" w:tplc="3C090019">
      <w:start w:val="1"/>
      <w:numFmt w:val="lowerLetter"/>
      <w:lvlText w:val="%1."/>
      <w:lvlJc w:val="left"/>
      <w:pPr>
        <w:ind w:left="1440" w:hanging="360"/>
      </w:pPr>
    </w:lvl>
    <w:lvl w:ilvl="1" w:tplc="3C090019" w:tentative="1">
      <w:start w:val="1"/>
      <w:numFmt w:val="lowerLetter"/>
      <w:lvlText w:val="%2."/>
      <w:lvlJc w:val="left"/>
      <w:pPr>
        <w:ind w:left="2160" w:hanging="360"/>
      </w:pPr>
    </w:lvl>
    <w:lvl w:ilvl="2" w:tplc="3C09001B" w:tentative="1">
      <w:start w:val="1"/>
      <w:numFmt w:val="lowerRoman"/>
      <w:lvlText w:val="%3."/>
      <w:lvlJc w:val="right"/>
      <w:pPr>
        <w:ind w:left="2880" w:hanging="180"/>
      </w:pPr>
    </w:lvl>
    <w:lvl w:ilvl="3" w:tplc="3C09000F" w:tentative="1">
      <w:start w:val="1"/>
      <w:numFmt w:val="decimal"/>
      <w:lvlText w:val="%4."/>
      <w:lvlJc w:val="left"/>
      <w:pPr>
        <w:ind w:left="3600" w:hanging="360"/>
      </w:pPr>
    </w:lvl>
    <w:lvl w:ilvl="4" w:tplc="3C090019" w:tentative="1">
      <w:start w:val="1"/>
      <w:numFmt w:val="lowerLetter"/>
      <w:lvlText w:val="%5."/>
      <w:lvlJc w:val="left"/>
      <w:pPr>
        <w:ind w:left="4320" w:hanging="360"/>
      </w:pPr>
    </w:lvl>
    <w:lvl w:ilvl="5" w:tplc="3C09001B" w:tentative="1">
      <w:start w:val="1"/>
      <w:numFmt w:val="lowerRoman"/>
      <w:lvlText w:val="%6."/>
      <w:lvlJc w:val="right"/>
      <w:pPr>
        <w:ind w:left="5040" w:hanging="180"/>
      </w:pPr>
    </w:lvl>
    <w:lvl w:ilvl="6" w:tplc="3C09000F" w:tentative="1">
      <w:start w:val="1"/>
      <w:numFmt w:val="decimal"/>
      <w:lvlText w:val="%7."/>
      <w:lvlJc w:val="left"/>
      <w:pPr>
        <w:ind w:left="5760" w:hanging="360"/>
      </w:pPr>
    </w:lvl>
    <w:lvl w:ilvl="7" w:tplc="3C090019" w:tentative="1">
      <w:start w:val="1"/>
      <w:numFmt w:val="lowerLetter"/>
      <w:lvlText w:val="%8."/>
      <w:lvlJc w:val="left"/>
      <w:pPr>
        <w:ind w:left="6480" w:hanging="360"/>
      </w:pPr>
    </w:lvl>
    <w:lvl w:ilvl="8" w:tplc="3C09001B" w:tentative="1">
      <w:start w:val="1"/>
      <w:numFmt w:val="lowerRoman"/>
      <w:lvlText w:val="%9."/>
      <w:lvlJc w:val="right"/>
      <w:pPr>
        <w:ind w:left="7200" w:hanging="180"/>
      </w:pPr>
    </w:lvl>
  </w:abstractNum>
  <w:abstractNum w:abstractNumId="25" w15:restartNumberingAfterBreak="0">
    <w:nsid w:val="530A6D26"/>
    <w:multiLevelType w:val="hybridMultilevel"/>
    <w:tmpl w:val="39C23994"/>
    <w:lvl w:ilvl="0" w:tplc="A6A0DE40">
      <w:numFmt w:val="bullet"/>
      <w:lvlText w:val="-"/>
      <w:lvlJc w:val="left"/>
      <w:pPr>
        <w:ind w:left="720" w:hanging="360"/>
      </w:pPr>
      <w:rPr>
        <w:rFonts w:hint="default" w:ascii="Times New Roman" w:hAnsi="Times New Roman" w:cs="Times New Roman" w:eastAsiaTheme="minorEastAsia"/>
      </w:rPr>
    </w:lvl>
    <w:lvl w:ilvl="1" w:tplc="3C090003" w:tentative="1">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26" w15:restartNumberingAfterBreak="0">
    <w:nsid w:val="5647331B"/>
    <w:multiLevelType w:val="hybridMultilevel"/>
    <w:tmpl w:val="77A69D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9FA0B8F"/>
    <w:multiLevelType w:val="hybridMultilevel"/>
    <w:tmpl w:val="D03C31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693B8E"/>
    <w:multiLevelType w:val="hybridMultilevel"/>
    <w:tmpl w:val="9E3A82DE"/>
    <w:lvl w:ilvl="0" w:tplc="0EDA3636">
      <w:start w:val="1"/>
      <w:numFmt w:val="lowerLetter"/>
      <w:lvlText w:val="%1."/>
      <w:lvlJc w:val="left"/>
      <w:pPr>
        <w:ind w:left="1080" w:hanging="360"/>
      </w:pPr>
    </w:lvl>
    <w:lvl w:ilvl="1" w:tplc="3230AB6A">
      <w:start w:val="1"/>
      <w:numFmt w:val="lowerLetter"/>
      <w:lvlText w:val="%2."/>
      <w:lvlJc w:val="left"/>
      <w:pPr>
        <w:ind w:left="1800" w:hanging="360"/>
      </w:pPr>
    </w:lvl>
    <w:lvl w:ilvl="2" w:tplc="7ECCDC10">
      <w:start w:val="1"/>
      <w:numFmt w:val="lowerRoman"/>
      <w:lvlText w:val="%3."/>
      <w:lvlJc w:val="right"/>
      <w:pPr>
        <w:ind w:left="2520" w:hanging="180"/>
      </w:pPr>
    </w:lvl>
    <w:lvl w:ilvl="3" w:tplc="0BA630B8">
      <w:start w:val="1"/>
      <w:numFmt w:val="decimal"/>
      <w:lvlText w:val="%4."/>
      <w:lvlJc w:val="left"/>
      <w:pPr>
        <w:ind w:left="3240" w:hanging="360"/>
      </w:pPr>
    </w:lvl>
    <w:lvl w:ilvl="4" w:tplc="906E2D6C">
      <w:start w:val="1"/>
      <w:numFmt w:val="lowerLetter"/>
      <w:lvlText w:val="%5."/>
      <w:lvlJc w:val="left"/>
      <w:pPr>
        <w:ind w:left="3960" w:hanging="360"/>
      </w:pPr>
    </w:lvl>
    <w:lvl w:ilvl="5" w:tplc="E9D2A896">
      <w:start w:val="1"/>
      <w:numFmt w:val="lowerRoman"/>
      <w:lvlText w:val="%6."/>
      <w:lvlJc w:val="right"/>
      <w:pPr>
        <w:ind w:left="4680" w:hanging="180"/>
      </w:pPr>
    </w:lvl>
    <w:lvl w:ilvl="6" w:tplc="133AD57C">
      <w:start w:val="1"/>
      <w:numFmt w:val="decimal"/>
      <w:lvlText w:val="%7."/>
      <w:lvlJc w:val="left"/>
      <w:pPr>
        <w:ind w:left="5400" w:hanging="360"/>
      </w:pPr>
    </w:lvl>
    <w:lvl w:ilvl="7" w:tplc="866AFA70">
      <w:start w:val="1"/>
      <w:numFmt w:val="lowerLetter"/>
      <w:lvlText w:val="%8."/>
      <w:lvlJc w:val="left"/>
      <w:pPr>
        <w:ind w:left="6120" w:hanging="360"/>
      </w:pPr>
    </w:lvl>
    <w:lvl w:ilvl="8" w:tplc="211CAC76">
      <w:start w:val="1"/>
      <w:numFmt w:val="lowerRoman"/>
      <w:lvlText w:val="%9."/>
      <w:lvlJc w:val="right"/>
      <w:pPr>
        <w:ind w:left="6840" w:hanging="180"/>
      </w:pPr>
    </w:lvl>
  </w:abstractNum>
  <w:abstractNum w:abstractNumId="29" w15:restartNumberingAfterBreak="0">
    <w:nsid w:val="5F0512FA"/>
    <w:multiLevelType w:val="hybridMultilevel"/>
    <w:tmpl w:val="FE06F1E6"/>
    <w:lvl w:ilvl="0" w:tplc="FFFFFFFF">
      <w:start w:val="1"/>
      <w:numFmt w:val="decimal"/>
      <w:lvlText w:val="%1."/>
      <w:lvlJc w:val="left"/>
      <w:pPr>
        <w:ind w:left="720" w:hanging="360"/>
      </w:pPr>
    </w:lvl>
    <w:lvl w:ilvl="1" w:tplc="3C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05E379D"/>
    <w:multiLevelType w:val="hybridMultilevel"/>
    <w:tmpl w:val="86669D2A"/>
    <w:lvl w:ilvl="0" w:tplc="3C090001">
      <w:start w:val="1"/>
      <w:numFmt w:val="bullet"/>
      <w:lvlText w:val=""/>
      <w:lvlJc w:val="left"/>
      <w:pPr>
        <w:ind w:left="1329" w:hanging="360"/>
      </w:pPr>
      <w:rPr>
        <w:rFonts w:hint="default" w:ascii="Symbol" w:hAnsi="Symbol"/>
      </w:rPr>
    </w:lvl>
    <w:lvl w:ilvl="1" w:tplc="3C090003" w:tentative="1">
      <w:start w:val="1"/>
      <w:numFmt w:val="bullet"/>
      <w:lvlText w:val="o"/>
      <w:lvlJc w:val="left"/>
      <w:pPr>
        <w:ind w:left="2049" w:hanging="360"/>
      </w:pPr>
      <w:rPr>
        <w:rFonts w:hint="default" w:ascii="Courier New" w:hAnsi="Courier New" w:cs="Courier New"/>
      </w:rPr>
    </w:lvl>
    <w:lvl w:ilvl="2" w:tplc="3C090005" w:tentative="1">
      <w:start w:val="1"/>
      <w:numFmt w:val="bullet"/>
      <w:lvlText w:val=""/>
      <w:lvlJc w:val="left"/>
      <w:pPr>
        <w:ind w:left="2769" w:hanging="360"/>
      </w:pPr>
      <w:rPr>
        <w:rFonts w:hint="default" w:ascii="Wingdings" w:hAnsi="Wingdings"/>
      </w:rPr>
    </w:lvl>
    <w:lvl w:ilvl="3" w:tplc="3C090001" w:tentative="1">
      <w:start w:val="1"/>
      <w:numFmt w:val="bullet"/>
      <w:lvlText w:val=""/>
      <w:lvlJc w:val="left"/>
      <w:pPr>
        <w:ind w:left="3489" w:hanging="360"/>
      </w:pPr>
      <w:rPr>
        <w:rFonts w:hint="default" w:ascii="Symbol" w:hAnsi="Symbol"/>
      </w:rPr>
    </w:lvl>
    <w:lvl w:ilvl="4" w:tplc="3C090003" w:tentative="1">
      <w:start w:val="1"/>
      <w:numFmt w:val="bullet"/>
      <w:lvlText w:val="o"/>
      <w:lvlJc w:val="left"/>
      <w:pPr>
        <w:ind w:left="4209" w:hanging="360"/>
      </w:pPr>
      <w:rPr>
        <w:rFonts w:hint="default" w:ascii="Courier New" w:hAnsi="Courier New" w:cs="Courier New"/>
      </w:rPr>
    </w:lvl>
    <w:lvl w:ilvl="5" w:tplc="3C090005" w:tentative="1">
      <w:start w:val="1"/>
      <w:numFmt w:val="bullet"/>
      <w:lvlText w:val=""/>
      <w:lvlJc w:val="left"/>
      <w:pPr>
        <w:ind w:left="4929" w:hanging="360"/>
      </w:pPr>
      <w:rPr>
        <w:rFonts w:hint="default" w:ascii="Wingdings" w:hAnsi="Wingdings"/>
      </w:rPr>
    </w:lvl>
    <w:lvl w:ilvl="6" w:tplc="3C090001" w:tentative="1">
      <w:start w:val="1"/>
      <w:numFmt w:val="bullet"/>
      <w:lvlText w:val=""/>
      <w:lvlJc w:val="left"/>
      <w:pPr>
        <w:ind w:left="5649" w:hanging="360"/>
      </w:pPr>
      <w:rPr>
        <w:rFonts w:hint="default" w:ascii="Symbol" w:hAnsi="Symbol"/>
      </w:rPr>
    </w:lvl>
    <w:lvl w:ilvl="7" w:tplc="3C090003" w:tentative="1">
      <w:start w:val="1"/>
      <w:numFmt w:val="bullet"/>
      <w:lvlText w:val="o"/>
      <w:lvlJc w:val="left"/>
      <w:pPr>
        <w:ind w:left="6369" w:hanging="360"/>
      </w:pPr>
      <w:rPr>
        <w:rFonts w:hint="default" w:ascii="Courier New" w:hAnsi="Courier New" w:cs="Courier New"/>
      </w:rPr>
    </w:lvl>
    <w:lvl w:ilvl="8" w:tplc="3C090005" w:tentative="1">
      <w:start w:val="1"/>
      <w:numFmt w:val="bullet"/>
      <w:lvlText w:val=""/>
      <w:lvlJc w:val="left"/>
      <w:pPr>
        <w:ind w:left="7089" w:hanging="360"/>
      </w:pPr>
      <w:rPr>
        <w:rFonts w:hint="default" w:ascii="Wingdings" w:hAnsi="Wingdings"/>
      </w:rPr>
    </w:lvl>
  </w:abstractNum>
  <w:abstractNum w:abstractNumId="31" w15:restartNumberingAfterBreak="0">
    <w:nsid w:val="62E002CC"/>
    <w:multiLevelType w:val="hybridMultilevel"/>
    <w:tmpl w:val="36082E44"/>
    <w:lvl w:ilvl="0" w:tplc="3C090001">
      <w:start w:val="1"/>
      <w:numFmt w:val="bullet"/>
      <w:lvlText w:val=""/>
      <w:lvlJc w:val="left"/>
      <w:pPr>
        <w:ind w:left="720" w:hanging="360"/>
      </w:pPr>
      <w:rPr>
        <w:rFonts w:hint="default" w:ascii="Symbol" w:hAnsi="Symbol"/>
      </w:rPr>
    </w:lvl>
    <w:lvl w:ilvl="1" w:tplc="3C090003" w:tentative="1">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32" w15:restartNumberingAfterBreak="0">
    <w:nsid w:val="643767F8"/>
    <w:multiLevelType w:val="hybridMultilevel"/>
    <w:tmpl w:val="CB086D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582A5C4"/>
    <w:multiLevelType w:val="hybridMultilevel"/>
    <w:tmpl w:val="980A3194"/>
    <w:lvl w:ilvl="0" w:tplc="66DA3A7C">
      <w:start w:val="1"/>
      <w:numFmt w:val="bullet"/>
      <w:lvlText w:val="-"/>
      <w:lvlJc w:val="left"/>
      <w:pPr>
        <w:ind w:left="720" w:hanging="360"/>
      </w:pPr>
      <w:rPr>
        <w:rFonts w:hint="default" w:ascii="Aptos" w:hAnsi="Aptos"/>
      </w:rPr>
    </w:lvl>
    <w:lvl w:ilvl="1" w:tplc="06DED480">
      <w:start w:val="1"/>
      <w:numFmt w:val="bullet"/>
      <w:lvlText w:val="o"/>
      <w:lvlJc w:val="left"/>
      <w:pPr>
        <w:ind w:left="1440" w:hanging="360"/>
      </w:pPr>
      <w:rPr>
        <w:rFonts w:hint="default" w:ascii="Courier New" w:hAnsi="Courier New"/>
      </w:rPr>
    </w:lvl>
    <w:lvl w:ilvl="2" w:tplc="F3BAD260">
      <w:start w:val="1"/>
      <w:numFmt w:val="bullet"/>
      <w:lvlText w:val=""/>
      <w:lvlJc w:val="left"/>
      <w:pPr>
        <w:ind w:left="2160" w:hanging="360"/>
      </w:pPr>
      <w:rPr>
        <w:rFonts w:hint="default" w:ascii="Wingdings" w:hAnsi="Wingdings"/>
      </w:rPr>
    </w:lvl>
    <w:lvl w:ilvl="3" w:tplc="3E4C732E">
      <w:start w:val="1"/>
      <w:numFmt w:val="bullet"/>
      <w:lvlText w:val=""/>
      <w:lvlJc w:val="left"/>
      <w:pPr>
        <w:ind w:left="2880" w:hanging="360"/>
      </w:pPr>
      <w:rPr>
        <w:rFonts w:hint="default" w:ascii="Symbol" w:hAnsi="Symbol"/>
      </w:rPr>
    </w:lvl>
    <w:lvl w:ilvl="4" w:tplc="345AB16C">
      <w:start w:val="1"/>
      <w:numFmt w:val="bullet"/>
      <w:lvlText w:val="o"/>
      <w:lvlJc w:val="left"/>
      <w:pPr>
        <w:ind w:left="3600" w:hanging="360"/>
      </w:pPr>
      <w:rPr>
        <w:rFonts w:hint="default" w:ascii="Courier New" w:hAnsi="Courier New"/>
      </w:rPr>
    </w:lvl>
    <w:lvl w:ilvl="5" w:tplc="08840174">
      <w:start w:val="1"/>
      <w:numFmt w:val="bullet"/>
      <w:lvlText w:val=""/>
      <w:lvlJc w:val="left"/>
      <w:pPr>
        <w:ind w:left="4320" w:hanging="360"/>
      </w:pPr>
      <w:rPr>
        <w:rFonts w:hint="default" w:ascii="Wingdings" w:hAnsi="Wingdings"/>
      </w:rPr>
    </w:lvl>
    <w:lvl w:ilvl="6" w:tplc="1ED63FFE">
      <w:start w:val="1"/>
      <w:numFmt w:val="bullet"/>
      <w:lvlText w:val=""/>
      <w:lvlJc w:val="left"/>
      <w:pPr>
        <w:ind w:left="5040" w:hanging="360"/>
      </w:pPr>
      <w:rPr>
        <w:rFonts w:hint="default" w:ascii="Symbol" w:hAnsi="Symbol"/>
      </w:rPr>
    </w:lvl>
    <w:lvl w:ilvl="7" w:tplc="635422E4">
      <w:start w:val="1"/>
      <w:numFmt w:val="bullet"/>
      <w:lvlText w:val="o"/>
      <w:lvlJc w:val="left"/>
      <w:pPr>
        <w:ind w:left="5760" w:hanging="360"/>
      </w:pPr>
      <w:rPr>
        <w:rFonts w:hint="default" w:ascii="Courier New" w:hAnsi="Courier New"/>
      </w:rPr>
    </w:lvl>
    <w:lvl w:ilvl="8" w:tplc="FC0ACD90">
      <w:start w:val="1"/>
      <w:numFmt w:val="bullet"/>
      <w:lvlText w:val=""/>
      <w:lvlJc w:val="left"/>
      <w:pPr>
        <w:ind w:left="6480" w:hanging="360"/>
      </w:pPr>
      <w:rPr>
        <w:rFonts w:hint="default" w:ascii="Wingdings" w:hAnsi="Wingdings"/>
      </w:rPr>
    </w:lvl>
  </w:abstractNum>
  <w:abstractNum w:abstractNumId="34" w15:restartNumberingAfterBreak="0">
    <w:nsid w:val="65DE3BC4"/>
    <w:multiLevelType w:val="hybridMultilevel"/>
    <w:tmpl w:val="4AA651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DB1B76"/>
    <w:multiLevelType w:val="hybridMultilevel"/>
    <w:tmpl w:val="F0405C34"/>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6" w15:restartNumberingAfterBreak="0">
    <w:nsid w:val="67FB5744"/>
    <w:multiLevelType w:val="hybridMultilevel"/>
    <w:tmpl w:val="F3A005B0"/>
    <w:lvl w:ilvl="0" w:tplc="E9DA11EC">
      <w:start w:val="4"/>
      <w:numFmt w:val="bullet"/>
      <w:lvlText w:val="-"/>
      <w:lvlJc w:val="left"/>
      <w:pPr>
        <w:ind w:left="1080" w:hanging="360"/>
      </w:pPr>
      <w:rPr>
        <w:rFonts w:hint="default" w:ascii="Aptos" w:hAnsi="Aptos" w:eastAsia="PMingLiU" w:cs="Times New Roman"/>
      </w:rPr>
    </w:lvl>
    <w:lvl w:ilvl="1" w:tplc="3C090003" w:tentative="1">
      <w:start w:val="1"/>
      <w:numFmt w:val="bullet"/>
      <w:lvlText w:val="o"/>
      <w:lvlJc w:val="left"/>
      <w:pPr>
        <w:ind w:left="1800" w:hanging="360"/>
      </w:pPr>
      <w:rPr>
        <w:rFonts w:hint="default" w:ascii="Courier New" w:hAnsi="Courier New" w:cs="Courier New"/>
      </w:rPr>
    </w:lvl>
    <w:lvl w:ilvl="2" w:tplc="3C090005" w:tentative="1">
      <w:start w:val="1"/>
      <w:numFmt w:val="bullet"/>
      <w:lvlText w:val=""/>
      <w:lvlJc w:val="left"/>
      <w:pPr>
        <w:ind w:left="2520" w:hanging="360"/>
      </w:pPr>
      <w:rPr>
        <w:rFonts w:hint="default" w:ascii="Wingdings" w:hAnsi="Wingdings"/>
      </w:rPr>
    </w:lvl>
    <w:lvl w:ilvl="3" w:tplc="3C090001" w:tentative="1">
      <w:start w:val="1"/>
      <w:numFmt w:val="bullet"/>
      <w:lvlText w:val=""/>
      <w:lvlJc w:val="left"/>
      <w:pPr>
        <w:ind w:left="3240" w:hanging="360"/>
      </w:pPr>
      <w:rPr>
        <w:rFonts w:hint="default" w:ascii="Symbol" w:hAnsi="Symbol"/>
      </w:rPr>
    </w:lvl>
    <w:lvl w:ilvl="4" w:tplc="3C090003" w:tentative="1">
      <w:start w:val="1"/>
      <w:numFmt w:val="bullet"/>
      <w:lvlText w:val="o"/>
      <w:lvlJc w:val="left"/>
      <w:pPr>
        <w:ind w:left="3960" w:hanging="360"/>
      </w:pPr>
      <w:rPr>
        <w:rFonts w:hint="default" w:ascii="Courier New" w:hAnsi="Courier New" w:cs="Courier New"/>
      </w:rPr>
    </w:lvl>
    <w:lvl w:ilvl="5" w:tplc="3C090005" w:tentative="1">
      <w:start w:val="1"/>
      <w:numFmt w:val="bullet"/>
      <w:lvlText w:val=""/>
      <w:lvlJc w:val="left"/>
      <w:pPr>
        <w:ind w:left="4680" w:hanging="360"/>
      </w:pPr>
      <w:rPr>
        <w:rFonts w:hint="default" w:ascii="Wingdings" w:hAnsi="Wingdings"/>
      </w:rPr>
    </w:lvl>
    <w:lvl w:ilvl="6" w:tplc="3C090001" w:tentative="1">
      <w:start w:val="1"/>
      <w:numFmt w:val="bullet"/>
      <w:lvlText w:val=""/>
      <w:lvlJc w:val="left"/>
      <w:pPr>
        <w:ind w:left="5400" w:hanging="360"/>
      </w:pPr>
      <w:rPr>
        <w:rFonts w:hint="default" w:ascii="Symbol" w:hAnsi="Symbol"/>
      </w:rPr>
    </w:lvl>
    <w:lvl w:ilvl="7" w:tplc="3C090003" w:tentative="1">
      <w:start w:val="1"/>
      <w:numFmt w:val="bullet"/>
      <w:lvlText w:val="o"/>
      <w:lvlJc w:val="left"/>
      <w:pPr>
        <w:ind w:left="6120" w:hanging="360"/>
      </w:pPr>
      <w:rPr>
        <w:rFonts w:hint="default" w:ascii="Courier New" w:hAnsi="Courier New" w:cs="Courier New"/>
      </w:rPr>
    </w:lvl>
    <w:lvl w:ilvl="8" w:tplc="3C090005" w:tentative="1">
      <w:start w:val="1"/>
      <w:numFmt w:val="bullet"/>
      <w:lvlText w:val=""/>
      <w:lvlJc w:val="left"/>
      <w:pPr>
        <w:ind w:left="6840" w:hanging="360"/>
      </w:pPr>
      <w:rPr>
        <w:rFonts w:hint="default" w:ascii="Wingdings" w:hAnsi="Wingdings"/>
      </w:rPr>
    </w:lvl>
  </w:abstractNum>
  <w:abstractNum w:abstractNumId="37" w15:restartNumberingAfterBreak="0">
    <w:nsid w:val="681A436D"/>
    <w:multiLevelType w:val="hybridMultilevel"/>
    <w:tmpl w:val="97844F66"/>
    <w:lvl w:ilvl="0" w:tplc="627EE39C">
      <w:start w:val="3"/>
      <w:numFmt w:val="decimal"/>
      <w:lvlText w:val="%1."/>
      <w:lvlJc w:val="left"/>
      <w:pPr>
        <w:ind w:left="720" w:hanging="360"/>
      </w:pPr>
    </w:lvl>
    <w:lvl w:ilvl="1" w:tplc="9E7444F8">
      <w:start w:val="1"/>
      <w:numFmt w:val="lowerLetter"/>
      <w:lvlText w:val="%2."/>
      <w:lvlJc w:val="left"/>
      <w:pPr>
        <w:ind w:left="1440" w:hanging="360"/>
      </w:pPr>
    </w:lvl>
    <w:lvl w:ilvl="2" w:tplc="6F72F4C6">
      <w:start w:val="1"/>
      <w:numFmt w:val="lowerRoman"/>
      <w:lvlText w:val="%3."/>
      <w:lvlJc w:val="right"/>
      <w:pPr>
        <w:ind w:left="2160" w:hanging="180"/>
      </w:pPr>
    </w:lvl>
    <w:lvl w:ilvl="3" w:tplc="064E4EF8">
      <w:start w:val="1"/>
      <w:numFmt w:val="decimal"/>
      <w:lvlText w:val="%4."/>
      <w:lvlJc w:val="left"/>
      <w:pPr>
        <w:ind w:left="2880" w:hanging="360"/>
      </w:pPr>
    </w:lvl>
    <w:lvl w:ilvl="4" w:tplc="E0B28F78">
      <w:start w:val="1"/>
      <w:numFmt w:val="lowerLetter"/>
      <w:lvlText w:val="%5."/>
      <w:lvlJc w:val="left"/>
      <w:pPr>
        <w:ind w:left="3600" w:hanging="360"/>
      </w:pPr>
    </w:lvl>
    <w:lvl w:ilvl="5" w:tplc="597411FE">
      <w:start w:val="1"/>
      <w:numFmt w:val="lowerRoman"/>
      <w:lvlText w:val="%6."/>
      <w:lvlJc w:val="right"/>
      <w:pPr>
        <w:ind w:left="4320" w:hanging="180"/>
      </w:pPr>
    </w:lvl>
    <w:lvl w:ilvl="6" w:tplc="7E18DAFC">
      <w:start w:val="1"/>
      <w:numFmt w:val="decimal"/>
      <w:lvlText w:val="%7."/>
      <w:lvlJc w:val="left"/>
      <w:pPr>
        <w:ind w:left="5040" w:hanging="360"/>
      </w:pPr>
    </w:lvl>
    <w:lvl w:ilvl="7" w:tplc="AF82861E">
      <w:start w:val="1"/>
      <w:numFmt w:val="lowerLetter"/>
      <w:lvlText w:val="%8."/>
      <w:lvlJc w:val="left"/>
      <w:pPr>
        <w:ind w:left="5760" w:hanging="360"/>
      </w:pPr>
    </w:lvl>
    <w:lvl w:ilvl="8" w:tplc="C584CBAA">
      <w:start w:val="1"/>
      <w:numFmt w:val="lowerRoman"/>
      <w:lvlText w:val="%9."/>
      <w:lvlJc w:val="right"/>
      <w:pPr>
        <w:ind w:left="6480" w:hanging="180"/>
      </w:pPr>
    </w:lvl>
  </w:abstractNum>
  <w:abstractNum w:abstractNumId="38" w15:restartNumberingAfterBreak="0">
    <w:nsid w:val="6D2A3662"/>
    <w:multiLevelType w:val="hybridMultilevel"/>
    <w:tmpl w:val="5BA4060C"/>
    <w:lvl w:ilvl="0" w:tplc="FFFFFFFF">
      <w:start w:val="1"/>
      <w:numFmt w:val="decimal"/>
      <w:lvlText w:val="%1."/>
      <w:lvlJc w:val="left"/>
      <w:pPr>
        <w:ind w:left="720" w:hanging="360"/>
      </w:pPr>
    </w:lvl>
    <w:lvl w:ilvl="1" w:tplc="3BEC1608">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D604821"/>
    <w:multiLevelType w:val="hybridMultilevel"/>
    <w:tmpl w:val="7C30B36A"/>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0" w15:restartNumberingAfterBreak="0">
    <w:nsid w:val="6E53451B"/>
    <w:multiLevelType w:val="hybridMultilevel"/>
    <w:tmpl w:val="6FFC9A62"/>
    <w:lvl w:ilvl="0" w:tplc="3C090001">
      <w:start w:val="1"/>
      <w:numFmt w:val="bullet"/>
      <w:lvlText w:val=""/>
      <w:lvlJc w:val="left"/>
      <w:pPr>
        <w:ind w:left="1440" w:hanging="360"/>
      </w:pPr>
      <w:rPr>
        <w:rFonts w:hint="default" w:ascii="Symbol" w:hAnsi="Symbol"/>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6EEDEF9B"/>
    <w:multiLevelType w:val="hybridMultilevel"/>
    <w:tmpl w:val="C1347D06"/>
    <w:lvl w:ilvl="0" w:tplc="C734C87C">
      <w:start w:val="2"/>
      <w:numFmt w:val="decimal"/>
      <w:lvlText w:val="%1."/>
      <w:lvlJc w:val="left"/>
      <w:pPr>
        <w:ind w:left="720" w:hanging="360"/>
      </w:pPr>
    </w:lvl>
    <w:lvl w:ilvl="1" w:tplc="BF000620">
      <w:start w:val="1"/>
      <w:numFmt w:val="lowerLetter"/>
      <w:lvlText w:val="%2."/>
      <w:lvlJc w:val="left"/>
      <w:pPr>
        <w:ind w:left="1440" w:hanging="360"/>
      </w:pPr>
    </w:lvl>
    <w:lvl w:ilvl="2" w:tplc="4A54E822">
      <w:start w:val="1"/>
      <w:numFmt w:val="lowerRoman"/>
      <w:lvlText w:val="%3."/>
      <w:lvlJc w:val="right"/>
      <w:pPr>
        <w:ind w:left="2160" w:hanging="180"/>
      </w:pPr>
    </w:lvl>
    <w:lvl w:ilvl="3" w:tplc="DDCA169A">
      <w:start w:val="1"/>
      <w:numFmt w:val="decimal"/>
      <w:lvlText w:val="%4."/>
      <w:lvlJc w:val="left"/>
      <w:pPr>
        <w:ind w:left="2880" w:hanging="360"/>
      </w:pPr>
    </w:lvl>
    <w:lvl w:ilvl="4" w:tplc="7DF22CF6">
      <w:start w:val="1"/>
      <w:numFmt w:val="lowerLetter"/>
      <w:lvlText w:val="%5."/>
      <w:lvlJc w:val="left"/>
      <w:pPr>
        <w:ind w:left="3600" w:hanging="360"/>
      </w:pPr>
    </w:lvl>
    <w:lvl w:ilvl="5" w:tplc="27146CB8">
      <w:start w:val="1"/>
      <w:numFmt w:val="lowerRoman"/>
      <w:lvlText w:val="%6."/>
      <w:lvlJc w:val="right"/>
      <w:pPr>
        <w:ind w:left="4320" w:hanging="180"/>
      </w:pPr>
    </w:lvl>
    <w:lvl w:ilvl="6" w:tplc="5B683A56">
      <w:start w:val="1"/>
      <w:numFmt w:val="decimal"/>
      <w:lvlText w:val="%7."/>
      <w:lvlJc w:val="left"/>
      <w:pPr>
        <w:ind w:left="5040" w:hanging="360"/>
      </w:pPr>
    </w:lvl>
    <w:lvl w:ilvl="7" w:tplc="482406A2">
      <w:start w:val="1"/>
      <w:numFmt w:val="lowerLetter"/>
      <w:lvlText w:val="%8."/>
      <w:lvlJc w:val="left"/>
      <w:pPr>
        <w:ind w:left="5760" w:hanging="360"/>
      </w:pPr>
    </w:lvl>
    <w:lvl w:ilvl="8" w:tplc="C40237C2">
      <w:start w:val="1"/>
      <w:numFmt w:val="lowerRoman"/>
      <w:lvlText w:val="%9."/>
      <w:lvlJc w:val="right"/>
      <w:pPr>
        <w:ind w:left="6480" w:hanging="180"/>
      </w:pPr>
    </w:lvl>
  </w:abstractNum>
  <w:abstractNum w:abstractNumId="42" w15:restartNumberingAfterBreak="0">
    <w:nsid w:val="72795018"/>
    <w:multiLevelType w:val="hybridMultilevel"/>
    <w:tmpl w:val="6868F86E"/>
    <w:lvl w:ilvl="0" w:tplc="3C090001">
      <w:start w:val="1"/>
      <w:numFmt w:val="bullet"/>
      <w:lvlText w:val=""/>
      <w:lvlJc w:val="left"/>
      <w:pPr>
        <w:ind w:left="720" w:hanging="360"/>
      </w:pPr>
      <w:rPr>
        <w:rFonts w:hint="default" w:ascii="Symbol" w:hAnsi="Symbol"/>
      </w:rPr>
    </w:lvl>
    <w:lvl w:ilvl="1" w:tplc="3C090003" w:tentative="1">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43" w15:restartNumberingAfterBreak="0">
    <w:nsid w:val="732A5DD3"/>
    <w:multiLevelType w:val="hybridMultilevel"/>
    <w:tmpl w:val="F0405C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3AEC1E0"/>
    <w:multiLevelType w:val="hybridMultilevel"/>
    <w:tmpl w:val="54A49396"/>
    <w:lvl w:ilvl="0" w:tplc="7728C678">
      <w:start w:val="1"/>
      <w:numFmt w:val="lowerLetter"/>
      <w:lvlText w:val="%1."/>
      <w:lvlJc w:val="left"/>
      <w:pPr>
        <w:ind w:left="1080" w:hanging="360"/>
      </w:pPr>
    </w:lvl>
    <w:lvl w:ilvl="1" w:tplc="82403410">
      <w:start w:val="1"/>
      <w:numFmt w:val="lowerLetter"/>
      <w:lvlText w:val="%2."/>
      <w:lvlJc w:val="left"/>
      <w:pPr>
        <w:ind w:left="1800" w:hanging="360"/>
      </w:pPr>
    </w:lvl>
    <w:lvl w:ilvl="2" w:tplc="C6F4293C">
      <w:start w:val="1"/>
      <w:numFmt w:val="lowerRoman"/>
      <w:lvlText w:val="%3."/>
      <w:lvlJc w:val="right"/>
      <w:pPr>
        <w:ind w:left="2520" w:hanging="180"/>
      </w:pPr>
    </w:lvl>
    <w:lvl w:ilvl="3" w:tplc="66E83B8A">
      <w:start w:val="1"/>
      <w:numFmt w:val="decimal"/>
      <w:lvlText w:val="%4."/>
      <w:lvlJc w:val="left"/>
      <w:pPr>
        <w:ind w:left="3240" w:hanging="360"/>
      </w:pPr>
    </w:lvl>
    <w:lvl w:ilvl="4" w:tplc="8502FE14">
      <w:start w:val="1"/>
      <w:numFmt w:val="lowerLetter"/>
      <w:lvlText w:val="%5."/>
      <w:lvlJc w:val="left"/>
      <w:pPr>
        <w:ind w:left="3960" w:hanging="360"/>
      </w:pPr>
    </w:lvl>
    <w:lvl w:ilvl="5" w:tplc="E2A21BD6">
      <w:start w:val="1"/>
      <w:numFmt w:val="lowerRoman"/>
      <w:lvlText w:val="%6."/>
      <w:lvlJc w:val="right"/>
      <w:pPr>
        <w:ind w:left="4680" w:hanging="180"/>
      </w:pPr>
    </w:lvl>
    <w:lvl w:ilvl="6" w:tplc="23B68916">
      <w:start w:val="1"/>
      <w:numFmt w:val="decimal"/>
      <w:lvlText w:val="%7."/>
      <w:lvlJc w:val="left"/>
      <w:pPr>
        <w:ind w:left="5400" w:hanging="360"/>
      </w:pPr>
    </w:lvl>
    <w:lvl w:ilvl="7" w:tplc="7E16AE98">
      <w:start w:val="1"/>
      <w:numFmt w:val="lowerLetter"/>
      <w:lvlText w:val="%8."/>
      <w:lvlJc w:val="left"/>
      <w:pPr>
        <w:ind w:left="6120" w:hanging="360"/>
      </w:pPr>
    </w:lvl>
    <w:lvl w:ilvl="8" w:tplc="A8623DF0">
      <w:start w:val="1"/>
      <w:numFmt w:val="lowerRoman"/>
      <w:lvlText w:val="%9."/>
      <w:lvlJc w:val="right"/>
      <w:pPr>
        <w:ind w:left="6840" w:hanging="180"/>
      </w:pPr>
    </w:lvl>
  </w:abstractNum>
  <w:abstractNum w:abstractNumId="45" w15:restartNumberingAfterBreak="0">
    <w:nsid w:val="73CE0765"/>
    <w:multiLevelType w:val="hybridMultilevel"/>
    <w:tmpl w:val="CC241D12"/>
    <w:lvl w:ilvl="0" w:tplc="3C090001">
      <w:start w:val="1"/>
      <w:numFmt w:val="bullet"/>
      <w:lvlText w:val=""/>
      <w:lvlJc w:val="left"/>
      <w:pPr>
        <w:ind w:left="1689" w:hanging="360"/>
      </w:pPr>
      <w:rPr>
        <w:rFonts w:hint="default" w:ascii="Symbol" w:hAnsi="Symbol"/>
      </w:rPr>
    </w:lvl>
    <w:lvl w:ilvl="1" w:tplc="3C090003" w:tentative="1">
      <w:start w:val="1"/>
      <w:numFmt w:val="bullet"/>
      <w:lvlText w:val="o"/>
      <w:lvlJc w:val="left"/>
      <w:pPr>
        <w:ind w:left="2409" w:hanging="360"/>
      </w:pPr>
      <w:rPr>
        <w:rFonts w:hint="default" w:ascii="Courier New" w:hAnsi="Courier New" w:cs="Courier New"/>
      </w:rPr>
    </w:lvl>
    <w:lvl w:ilvl="2" w:tplc="3C090005" w:tentative="1">
      <w:start w:val="1"/>
      <w:numFmt w:val="bullet"/>
      <w:lvlText w:val=""/>
      <w:lvlJc w:val="left"/>
      <w:pPr>
        <w:ind w:left="3129" w:hanging="360"/>
      </w:pPr>
      <w:rPr>
        <w:rFonts w:hint="default" w:ascii="Wingdings" w:hAnsi="Wingdings"/>
      </w:rPr>
    </w:lvl>
    <w:lvl w:ilvl="3" w:tplc="3C090001" w:tentative="1">
      <w:start w:val="1"/>
      <w:numFmt w:val="bullet"/>
      <w:lvlText w:val=""/>
      <w:lvlJc w:val="left"/>
      <w:pPr>
        <w:ind w:left="3849" w:hanging="360"/>
      </w:pPr>
      <w:rPr>
        <w:rFonts w:hint="default" w:ascii="Symbol" w:hAnsi="Symbol"/>
      </w:rPr>
    </w:lvl>
    <w:lvl w:ilvl="4" w:tplc="3C090003" w:tentative="1">
      <w:start w:val="1"/>
      <w:numFmt w:val="bullet"/>
      <w:lvlText w:val="o"/>
      <w:lvlJc w:val="left"/>
      <w:pPr>
        <w:ind w:left="4569" w:hanging="360"/>
      </w:pPr>
      <w:rPr>
        <w:rFonts w:hint="default" w:ascii="Courier New" w:hAnsi="Courier New" w:cs="Courier New"/>
      </w:rPr>
    </w:lvl>
    <w:lvl w:ilvl="5" w:tplc="3C090005" w:tentative="1">
      <w:start w:val="1"/>
      <w:numFmt w:val="bullet"/>
      <w:lvlText w:val=""/>
      <w:lvlJc w:val="left"/>
      <w:pPr>
        <w:ind w:left="5289" w:hanging="360"/>
      </w:pPr>
      <w:rPr>
        <w:rFonts w:hint="default" w:ascii="Wingdings" w:hAnsi="Wingdings"/>
      </w:rPr>
    </w:lvl>
    <w:lvl w:ilvl="6" w:tplc="3C090001" w:tentative="1">
      <w:start w:val="1"/>
      <w:numFmt w:val="bullet"/>
      <w:lvlText w:val=""/>
      <w:lvlJc w:val="left"/>
      <w:pPr>
        <w:ind w:left="6009" w:hanging="360"/>
      </w:pPr>
      <w:rPr>
        <w:rFonts w:hint="default" w:ascii="Symbol" w:hAnsi="Symbol"/>
      </w:rPr>
    </w:lvl>
    <w:lvl w:ilvl="7" w:tplc="3C090003" w:tentative="1">
      <w:start w:val="1"/>
      <w:numFmt w:val="bullet"/>
      <w:lvlText w:val="o"/>
      <w:lvlJc w:val="left"/>
      <w:pPr>
        <w:ind w:left="6729" w:hanging="360"/>
      </w:pPr>
      <w:rPr>
        <w:rFonts w:hint="default" w:ascii="Courier New" w:hAnsi="Courier New" w:cs="Courier New"/>
      </w:rPr>
    </w:lvl>
    <w:lvl w:ilvl="8" w:tplc="3C090005" w:tentative="1">
      <w:start w:val="1"/>
      <w:numFmt w:val="bullet"/>
      <w:lvlText w:val=""/>
      <w:lvlJc w:val="left"/>
      <w:pPr>
        <w:ind w:left="7449" w:hanging="360"/>
      </w:pPr>
      <w:rPr>
        <w:rFonts w:hint="default" w:ascii="Wingdings" w:hAnsi="Wingdings"/>
      </w:rPr>
    </w:lvl>
  </w:abstractNum>
  <w:abstractNum w:abstractNumId="46" w15:restartNumberingAfterBreak="0">
    <w:nsid w:val="73FB2561"/>
    <w:multiLevelType w:val="hybridMultilevel"/>
    <w:tmpl w:val="5BDA4354"/>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7" w15:restartNumberingAfterBreak="0">
    <w:nsid w:val="764B7E6D"/>
    <w:multiLevelType w:val="hybridMultilevel"/>
    <w:tmpl w:val="E7B21576"/>
    <w:lvl w:ilvl="0" w:tplc="A6A0DE40">
      <w:numFmt w:val="bullet"/>
      <w:lvlText w:val="-"/>
      <w:lvlJc w:val="left"/>
      <w:pPr>
        <w:ind w:left="720" w:hanging="360"/>
      </w:pPr>
      <w:rPr>
        <w:rFonts w:hint="default" w:ascii="Times New Roman" w:hAnsi="Times New Roman" w:cs="Times New Roman" w:eastAsiaTheme="minorEastAsia"/>
      </w:rPr>
    </w:lvl>
    <w:lvl w:ilvl="1" w:tplc="3C090003">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48" w15:restartNumberingAfterBreak="0">
    <w:nsid w:val="787E2DE7"/>
    <w:multiLevelType w:val="hybridMultilevel"/>
    <w:tmpl w:val="2DBCDF44"/>
    <w:lvl w:ilvl="0" w:tplc="E654C568">
      <w:start w:val="4"/>
      <w:numFmt w:val="decimal"/>
      <w:lvlText w:val="%1."/>
      <w:lvlJc w:val="left"/>
      <w:pPr>
        <w:ind w:left="720" w:hanging="360"/>
      </w:pPr>
    </w:lvl>
    <w:lvl w:ilvl="1" w:tplc="C242DD28">
      <w:start w:val="1"/>
      <w:numFmt w:val="lowerLetter"/>
      <w:lvlText w:val="%2."/>
      <w:lvlJc w:val="left"/>
      <w:pPr>
        <w:ind w:left="1440" w:hanging="360"/>
      </w:pPr>
    </w:lvl>
    <w:lvl w:ilvl="2" w:tplc="D9F87E1C">
      <w:start w:val="1"/>
      <w:numFmt w:val="lowerRoman"/>
      <w:lvlText w:val="%3."/>
      <w:lvlJc w:val="right"/>
      <w:pPr>
        <w:ind w:left="2160" w:hanging="180"/>
      </w:pPr>
    </w:lvl>
    <w:lvl w:ilvl="3" w:tplc="75F01100">
      <w:start w:val="1"/>
      <w:numFmt w:val="decimal"/>
      <w:lvlText w:val="%4."/>
      <w:lvlJc w:val="left"/>
      <w:pPr>
        <w:ind w:left="2880" w:hanging="360"/>
      </w:pPr>
    </w:lvl>
    <w:lvl w:ilvl="4" w:tplc="7CF8C8A4">
      <w:start w:val="1"/>
      <w:numFmt w:val="lowerLetter"/>
      <w:lvlText w:val="%5."/>
      <w:lvlJc w:val="left"/>
      <w:pPr>
        <w:ind w:left="3600" w:hanging="360"/>
      </w:pPr>
    </w:lvl>
    <w:lvl w:ilvl="5" w:tplc="BF5EFED8">
      <w:start w:val="1"/>
      <w:numFmt w:val="lowerRoman"/>
      <w:lvlText w:val="%6."/>
      <w:lvlJc w:val="right"/>
      <w:pPr>
        <w:ind w:left="4320" w:hanging="180"/>
      </w:pPr>
    </w:lvl>
    <w:lvl w:ilvl="6" w:tplc="4F8C3D6A">
      <w:start w:val="1"/>
      <w:numFmt w:val="decimal"/>
      <w:lvlText w:val="%7."/>
      <w:lvlJc w:val="left"/>
      <w:pPr>
        <w:ind w:left="5040" w:hanging="360"/>
      </w:pPr>
    </w:lvl>
    <w:lvl w:ilvl="7" w:tplc="9014F4B2">
      <w:start w:val="1"/>
      <w:numFmt w:val="lowerLetter"/>
      <w:lvlText w:val="%8."/>
      <w:lvlJc w:val="left"/>
      <w:pPr>
        <w:ind w:left="5760" w:hanging="360"/>
      </w:pPr>
    </w:lvl>
    <w:lvl w:ilvl="8" w:tplc="DA1CFE5C">
      <w:start w:val="1"/>
      <w:numFmt w:val="lowerRoman"/>
      <w:lvlText w:val="%9."/>
      <w:lvlJc w:val="right"/>
      <w:pPr>
        <w:ind w:left="6480" w:hanging="180"/>
      </w:pPr>
    </w:lvl>
  </w:abstractNum>
  <w:abstractNum w:abstractNumId="49" w15:restartNumberingAfterBreak="0">
    <w:nsid w:val="7ACF27B0"/>
    <w:multiLevelType w:val="hybridMultilevel"/>
    <w:tmpl w:val="3126F854"/>
    <w:lvl w:ilvl="0" w:tplc="A6A0DE40">
      <w:numFmt w:val="bullet"/>
      <w:lvlText w:val="-"/>
      <w:lvlJc w:val="left"/>
      <w:pPr>
        <w:ind w:left="720" w:hanging="360"/>
      </w:pPr>
      <w:rPr>
        <w:rFonts w:hint="default" w:ascii="Times New Roman" w:hAnsi="Times New Roman" w:cs="Times New Roman" w:eastAsiaTheme="minorEastAsia"/>
      </w:rPr>
    </w:lvl>
    <w:lvl w:ilvl="1" w:tplc="A6A0DE40">
      <w:numFmt w:val="bullet"/>
      <w:lvlText w:val="-"/>
      <w:lvlJc w:val="left"/>
      <w:pPr>
        <w:ind w:left="1440" w:hanging="360"/>
      </w:pPr>
      <w:rPr>
        <w:rFonts w:hint="default" w:ascii="Times New Roman" w:hAnsi="Times New Roman" w:cs="Times New Roman" w:eastAsiaTheme="minorEastAsia"/>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50" w15:restartNumberingAfterBreak="0">
    <w:nsid w:val="7F62308E"/>
    <w:multiLevelType w:val="hybridMultilevel"/>
    <w:tmpl w:val="E628082C"/>
    <w:lvl w:ilvl="0" w:tplc="3C090001">
      <w:start w:val="1"/>
      <w:numFmt w:val="bullet"/>
      <w:lvlText w:val=""/>
      <w:lvlJc w:val="left"/>
      <w:pPr>
        <w:ind w:left="1080" w:hanging="360"/>
      </w:pPr>
      <w:rPr>
        <w:rFonts w:hint="default" w:ascii="Symbol" w:hAnsi="Symbol"/>
      </w:rPr>
    </w:lvl>
    <w:lvl w:ilvl="1" w:tplc="3C090003" w:tentative="1">
      <w:start w:val="1"/>
      <w:numFmt w:val="bullet"/>
      <w:lvlText w:val="o"/>
      <w:lvlJc w:val="left"/>
      <w:pPr>
        <w:ind w:left="1800" w:hanging="360"/>
      </w:pPr>
      <w:rPr>
        <w:rFonts w:hint="default" w:ascii="Courier New" w:hAnsi="Courier New" w:cs="Courier New"/>
      </w:rPr>
    </w:lvl>
    <w:lvl w:ilvl="2" w:tplc="3C090005" w:tentative="1">
      <w:start w:val="1"/>
      <w:numFmt w:val="bullet"/>
      <w:lvlText w:val=""/>
      <w:lvlJc w:val="left"/>
      <w:pPr>
        <w:ind w:left="2520" w:hanging="360"/>
      </w:pPr>
      <w:rPr>
        <w:rFonts w:hint="default" w:ascii="Wingdings" w:hAnsi="Wingdings"/>
      </w:rPr>
    </w:lvl>
    <w:lvl w:ilvl="3" w:tplc="3C090001" w:tentative="1">
      <w:start w:val="1"/>
      <w:numFmt w:val="bullet"/>
      <w:lvlText w:val=""/>
      <w:lvlJc w:val="left"/>
      <w:pPr>
        <w:ind w:left="3240" w:hanging="360"/>
      </w:pPr>
      <w:rPr>
        <w:rFonts w:hint="default" w:ascii="Symbol" w:hAnsi="Symbol"/>
      </w:rPr>
    </w:lvl>
    <w:lvl w:ilvl="4" w:tplc="3C090003" w:tentative="1">
      <w:start w:val="1"/>
      <w:numFmt w:val="bullet"/>
      <w:lvlText w:val="o"/>
      <w:lvlJc w:val="left"/>
      <w:pPr>
        <w:ind w:left="3960" w:hanging="360"/>
      </w:pPr>
      <w:rPr>
        <w:rFonts w:hint="default" w:ascii="Courier New" w:hAnsi="Courier New" w:cs="Courier New"/>
      </w:rPr>
    </w:lvl>
    <w:lvl w:ilvl="5" w:tplc="3C090005" w:tentative="1">
      <w:start w:val="1"/>
      <w:numFmt w:val="bullet"/>
      <w:lvlText w:val=""/>
      <w:lvlJc w:val="left"/>
      <w:pPr>
        <w:ind w:left="4680" w:hanging="360"/>
      </w:pPr>
      <w:rPr>
        <w:rFonts w:hint="default" w:ascii="Wingdings" w:hAnsi="Wingdings"/>
      </w:rPr>
    </w:lvl>
    <w:lvl w:ilvl="6" w:tplc="3C090001" w:tentative="1">
      <w:start w:val="1"/>
      <w:numFmt w:val="bullet"/>
      <w:lvlText w:val=""/>
      <w:lvlJc w:val="left"/>
      <w:pPr>
        <w:ind w:left="5400" w:hanging="360"/>
      </w:pPr>
      <w:rPr>
        <w:rFonts w:hint="default" w:ascii="Symbol" w:hAnsi="Symbol"/>
      </w:rPr>
    </w:lvl>
    <w:lvl w:ilvl="7" w:tplc="3C090003" w:tentative="1">
      <w:start w:val="1"/>
      <w:numFmt w:val="bullet"/>
      <w:lvlText w:val="o"/>
      <w:lvlJc w:val="left"/>
      <w:pPr>
        <w:ind w:left="6120" w:hanging="360"/>
      </w:pPr>
      <w:rPr>
        <w:rFonts w:hint="default" w:ascii="Courier New" w:hAnsi="Courier New" w:cs="Courier New"/>
      </w:rPr>
    </w:lvl>
    <w:lvl w:ilvl="8" w:tplc="3C090005" w:tentative="1">
      <w:start w:val="1"/>
      <w:numFmt w:val="bullet"/>
      <w:lvlText w:val=""/>
      <w:lvlJc w:val="left"/>
      <w:pPr>
        <w:ind w:left="6840" w:hanging="360"/>
      </w:pPr>
      <w:rPr>
        <w:rFonts w:hint="default" w:ascii="Wingdings" w:hAnsi="Wingdings"/>
      </w:rPr>
    </w:lvl>
  </w:abstractNum>
  <w:num w:numId="1" w16cid:durableId="2112819082">
    <w:abstractNumId w:val="33"/>
  </w:num>
  <w:num w:numId="2" w16cid:durableId="1900240280">
    <w:abstractNumId w:val="28"/>
  </w:num>
  <w:num w:numId="3" w16cid:durableId="1438791718">
    <w:abstractNumId w:val="44"/>
  </w:num>
  <w:num w:numId="4" w16cid:durableId="1628732521">
    <w:abstractNumId w:val="17"/>
  </w:num>
  <w:num w:numId="5" w16cid:durableId="905528617">
    <w:abstractNumId w:val="48"/>
  </w:num>
  <w:num w:numId="6" w16cid:durableId="448550396">
    <w:abstractNumId w:val="37"/>
  </w:num>
  <w:num w:numId="7" w16cid:durableId="1373655650">
    <w:abstractNumId w:val="41"/>
  </w:num>
  <w:num w:numId="8" w16cid:durableId="627514215">
    <w:abstractNumId w:val="19"/>
  </w:num>
  <w:num w:numId="9" w16cid:durableId="1280990225">
    <w:abstractNumId w:val="42"/>
  </w:num>
  <w:num w:numId="10" w16cid:durableId="73743006">
    <w:abstractNumId w:val="50"/>
  </w:num>
  <w:num w:numId="11" w16cid:durableId="1184200017">
    <w:abstractNumId w:val="14"/>
  </w:num>
  <w:num w:numId="12" w16cid:durableId="1327827230">
    <w:abstractNumId w:val="30"/>
  </w:num>
  <w:num w:numId="13" w16cid:durableId="186792906">
    <w:abstractNumId w:val="46"/>
  </w:num>
  <w:num w:numId="14" w16cid:durableId="55395431">
    <w:abstractNumId w:val="7"/>
  </w:num>
  <w:num w:numId="15" w16cid:durableId="1286472069">
    <w:abstractNumId w:val="35"/>
  </w:num>
  <w:num w:numId="16" w16cid:durableId="1910966474">
    <w:abstractNumId w:val="47"/>
  </w:num>
  <w:num w:numId="17" w16cid:durableId="1568566034">
    <w:abstractNumId w:val="12"/>
  </w:num>
  <w:num w:numId="18" w16cid:durableId="890962176">
    <w:abstractNumId w:val="45"/>
  </w:num>
  <w:num w:numId="19" w16cid:durableId="1984968045">
    <w:abstractNumId w:val="36"/>
  </w:num>
  <w:num w:numId="20" w16cid:durableId="954945932">
    <w:abstractNumId w:val="5"/>
  </w:num>
  <w:num w:numId="21" w16cid:durableId="754206644">
    <w:abstractNumId w:val="32"/>
  </w:num>
  <w:num w:numId="22" w16cid:durableId="622881687">
    <w:abstractNumId w:val="11"/>
  </w:num>
  <w:num w:numId="23" w16cid:durableId="194774206">
    <w:abstractNumId w:val="49"/>
  </w:num>
  <w:num w:numId="24" w16cid:durableId="1371803689">
    <w:abstractNumId w:val="31"/>
  </w:num>
  <w:num w:numId="25" w16cid:durableId="1139422909">
    <w:abstractNumId w:val="2"/>
  </w:num>
  <w:num w:numId="26" w16cid:durableId="548883704">
    <w:abstractNumId w:val="15"/>
  </w:num>
  <w:num w:numId="27" w16cid:durableId="1675375652">
    <w:abstractNumId w:val="21"/>
  </w:num>
  <w:num w:numId="28" w16cid:durableId="287442074">
    <w:abstractNumId w:val="25"/>
  </w:num>
  <w:num w:numId="29" w16cid:durableId="2056854746">
    <w:abstractNumId w:val="23"/>
  </w:num>
  <w:num w:numId="30" w16cid:durableId="276327426">
    <w:abstractNumId w:val="22"/>
  </w:num>
  <w:num w:numId="31" w16cid:durableId="1597246171">
    <w:abstractNumId w:val="39"/>
  </w:num>
  <w:num w:numId="32" w16cid:durableId="1990087911">
    <w:abstractNumId w:val="1"/>
  </w:num>
  <w:num w:numId="33" w16cid:durableId="439569992">
    <w:abstractNumId w:val="8"/>
  </w:num>
  <w:num w:numId="34" w16cid:durableId="1208642572">
    <w:abstractNumId w:val="0"/>
  </w:num>
  <w:num w:numId="35" w16cid:durableId="1565066462">
    <w:abstractNumId w:val="38"/>
  </w:num>
  <w:num w:numId="36" w16cid:durableId="601568755">
    <w:abstractNumId w:val="27"/>
  </w:num>
  <w:num w:numId="37" w16cid:durableId="195389302">
    <w:abstractNumId w:val="16"/>
  </w:num>
  <w:num w:numId="38" w16cid:durableId="138504170">
    <w:abstractNumId w:val="29"/>
  </w:num>
  <w:num w:numId="39" w16cid:durableId="811365807">
    <w:abstractNumId w:val="24"/>
  </w:num>
  <w:num w:numId="40" w16cid:durableId="505098654">
    <w:abstractNumId w:val="40"/>
  </w:num>
  <w:num w:numId="41" w16cid:durableId="961692423">
    <w:abstractNumId w:val="10"/>
  </w:num>
  <w:num w:numId="42" w16cid:durableId="82730292">
    <w:abstractNumId w:val="34"/>
  </w:num>
  <w:num w:numId="43" w16cid:durableId="1922526331">
    <w:abstractNumId w:val="43"/>
  </w:num>
  <w:num w:numId="44" w16cid:durableId="409815262">
    <w:abstractNumId w:val="18"/>
  </w:num>
  <w:num w:numId="45" w16cid:durableId="1436826984">
    <w:abstractNumId w:val="6"/>
  </w:num>
  <w:num w:numId="46" w16cid:durableId="310404529">
    <w:abstractNumId w:val="4"/>
  </w:num>
  <w:num w:numId="47" w16cid:durableId="902449610">
    <w:abstractNumId w:val="26"/>
  </w:num>
  <w:num w:numId="48" w16cid:durableId="680160912">
    <w:abstractNumId w:val="42"/>
  </w:num>
  <w:num w:numId="49" w16cid:durableId="1146513755">
    <w:abstractNumId w:val="3"/>
  </w:num>
  <w:num w:numId="50" w16cid:durableId="1721057764">
    <w:abstractNumId w:val="9"/>
  </w:num>
  <w:num w:numId="51" w16cid:durableId="1334380661">
    <w:abstractNumId w:val="20"/>
  </w:num>
  <w:num w:numId="52" w16cid:durableId="397483762">
    <w:abstractNumId w:val="1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elian Dawn GASKELL">
    <w15:presenceInfo w15:providerId="AD" w15:userId="S::lcdgaskell@ust.hk::aed4018f-db82-4005-afa3-d81c2bf79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0B8"/>
    <w:rsid w:val="00013785"/>
    <w:rsid w:val="0001652F"/>
    <w:rsid w:val="00020331"/>
    <w:rsid w:val="00030B6E"/>
    <w:rsid w:val="00031951"/>
    <w:rsid w:val="00032DC9"/>
    <w:rsid w:val="00034DD1"/>
    <w:rsid w:val="00043883"/>
    <w:rsid w:val="00050856"/>
    <w:rsid w:val="000510F2"/>
    <w:rsid w:val="000561B9"/>
    <w:rsid w:val="000706D5"/>
    <w:rsid w:val="000728E3"/>
    <w:rsid w:val="00073B2D"/>
    <w:rsid w:val="00082E86"/>
    <w:rsid w:val="00087436"/>
    <w:rsid w:val="00092609"/>
    <w:rsid w:val="00094DF9"/>
    <w:rsid w:val="00096A03"/>
    <w:rsid w:val="000A035D"/>
    <w:rsid w:val="000A04ED"/>
    <w:rsid w:val="000A1FB1"/>
    <w:rsid w:val="000B3D4E"/>
    <w:rsid w:val="000B69DF"/>
    <w:rsid w:val="000B70FF"/>
    <w:rsid w:val="000C2BB1"/>
    <w:rsid w:val="000D2811"/>
    <w:rsid w:val="000D407F"/>
    <w:rsid w:val="000D46BA"/>
    <w:rsid w:val="000D4C66"/>
    <w:rsid w:val="000E0744"/>
    <w:rsid w:val="000E3431"/>
    <w:rsid w:val="000E64F1"/>
    <w:rsid w:val="000F71BE"/>
    <w:rsid w:val="001024E3"/>
    <w:rsid w:val="00104DB2"/>
    <w:rsid w:val="00106053"/>
    <w:rsid w:val="00106366"/>
    <w:rsid w:val="001073AC"/>
    <w:rsid w:val="001113C1"/>
    <w:rsid w:val="00117A12"/>
    <w:rsid w:val="001212B0"/>
    <w:rsid w:val="00121522"/>
    <w:rsid w:val="00122761"/>
    <w:rsid w:val="00137A6F"/>
    <w:rsid w:val="00142DB8"/>
    <w:rsid w:val="00145B90"/>
    <w:rsid w:val="00146242"/>
    <w:rsid w:val="001465FE"/>
    <w:rsid w:val="00154B3B"/>
    <w:rsid w:val="00154BCF"/>
    <w:rsid w:val="001557E7"/>
    <w:rsid w:val="00157229"/>
    <w:rsid w:val="00157968"/>
    <w:rsid w:val="00160661"/>
    <w:rsid w:val="00164D75"/>
    <w:rsid w:val="0016663B"/>
    <w:rsid w:val="00167371"/>
    <w:rsid w:val="001726AE"/>
    <w:rsid w:val="001726C4"/>
    <w:rsid w:val="001726C9"/>
    <w:rsid w:val="001816EB"/>
    <w:rsid w:val="00183257"/>
    <w:rsid w:val="00194AD0"/>
    <w:rsid w:val="001A3F6B"/>
    <w:rsid w:val="001A7BA3"/>
    <w:rsid w:val="001A7C24"/>
    <w:rsid w:val="001B51E8"/>
    <w:rsid w:val="001C28C3"/>
    <w:rsid w:val="001D3023"/>
    <w:rsid w:val="001D6F9D"/>
    <w:rsid w:val="001E0491"/>
    <w:rsid w:val="001E1551"/>
    <w:rsid w:val="001F23F9"/>
    <w:rsid w:val="00203C73"/>
    <w:rsid w:val="00210CB1"/>
    <w:rsid w:val="002156F3"/>
    <w:rsid w:val="00216198"/>
    <w:rsid w:val="002229A4"/>
    <w:rsid w:val="00230BF9"/>
    <w:rsid w:val="002352DC"/>
    <w:rsid w:val="00237210"/>
    <w:rsid w:val="0024217B"/>
    <w:rsid w:val="00251326"/>
    <w:rsid w:val="00251383"/>
    <w:rsid w:val="00252DE3"/>
    <w:rsid w:val="002569F1"/>
    <w:rsid w:val="0026148A"/>
    <w:rsid w:val="00261B4D"/>
    <w:rsid w:val="002733D7"/>
    <w:rsid w:val="0027550F"/>
    <w:rsid w:val="002761D2"/>
    <w:rsid w:val="002922E7"/>
    <w:rsid w:val="00292360"/>
    <w:rsid w:val="00292378"/>
    <w:rsid w:val="00292CA5"/>
    <w:rsid w:val="00297D78"/>
    <w:rsid w:val="002A084B"/>
    <w:rsid w:val="002A5552"/>
    <w:rsid w:val="002B2C2E"/>
    <w:rsid w:val="002BE52E"/>
    <w:rsid w:val="002C226F"/>
    <w:rsid w:val="002C38D0"/>
    <w:rsid w:val="002C772A"/>
    <w:rsid w:val="002D4253"/>
    <w:rsid w:val="002D45C0"/>
    <w:rsid w:val="002D6005"/>
    <w:rsid w:val="002E4F2B"/>
    <w:rsid w:val="002E5622"/>
    <w:rsid w:val="002E683F"/>
    <w:rsid w:val="002F5746"/>
    <w:rsid w:val="00300086"/>
    <w:rsid w:val="00304E8D"/>
    <w:rsid w:val="00314FD5"/>
    <w:rsid w:val="00324CB0"/>
    <w:rsid w:val="003259BF"/>
    <w:rsid w:val="00336AE4"/>
    <w:rsid w:val="00350BA8"/>
    <w:rsid w:val="00360C49"/>
    <w:rsid w:val="00367FF3"/>
    <w:rsid w:val="003726E7"/>
    <w:rsid w:val="0037271A"/>
    <w:rsid w:val="003739D9"/>
    <w:rsid w:val="0037582F"/>
    <w:rsid w:val="0037620A"/>
    <w:rsid w:val="00381559"/>
    <w:rsid w:val="003915D4"/>
    <w:rsid w:val="00395834"/>
    <w:rsid w:val="003A1832"/>
    <w:rsid w:val="003B254E"/>
    <w:rsid w:val="003B6EAE"/>
    <w:rsid w:val="003C7ECC"/>
    <w:rsid w:val="003D6208"/>
    <w:rsid w:val="003E2ECB"/>
    <w:rsid w:val="003E45AE"/>
    <w:rsid w:val="003E5AAF"/>
    <w:rsid w:val="003F2FCF"/>
    <w:rsid w:val="003F5651"/>
    <w:rsid w:val="00404AB0"/>
    <w:rsid w:val="00411DFF"/>
    <w:rsid w:val="004145D1"/>
    <w:rsid w:val="00415337"/>
    <w:rsid w:val="00422FAF"/>
    <w:rsid w:val="0042590B"/>
    <w:rsid w:val="00425A37"/>
    <w:rsid w:val="00433690"/>
    <w:rsid w:val="00444F17"/>
    <w:rsid w:val="004477F5"/>
    <w:rsid w:val="00456D07"/>
    <w:rsid w:val="00462864"/>
    <w:rsid w:val="00464C0A"/>
    <w:rsid w:val="004661C8"/>
    <w:rsid w:val="004800CE"/>
    <w:rsid w:val="00491BA5"/>
    <w:rsid w:val="004A3515"/>
    <w:rsid w:val="004A49A5"/>
    <w:rsid w:val="004A5676"/>
    <w:rsid w:val="004B2466"/>
    <w:rsid w:val="004B384E"/>
    <w:rsid w:val="004B4BDF"/>
    <w:rsid w:val="004C21FF"/>
    <w:rsid w:val="004C2AAB"/>
    <w:rsid w:val="004C2B6F"/>
    <w:rsid w:val="004C70F4"/>
    <w:rsid w:val="004D0FBC"/>
    <w:rsid w:val="004D29E5"/>
    <w:rsid w:val="004D2E48"/>
    <w:rsid w:val="004E004D"/>
    <w:rsid w:val="004E0C24"/>
    <w:rsid w:val="004E50F8"/>
    <w:rsid w:val="004E5F2A"/>
    <w:rsid w:val="004F0621"/>
    <w:rsid w:val="005059C8"/>
    <w:rsid w:val="00513FE6"/>
    <w:rsid w:val="00514143"/>
    <w:rsid w:val="00527C5B"/>
    <w:rsid w:val="00531186"/>
    <w:rsid w:val="00533B58"/>
    <w:rsid w:val="00536866"/>
    <w:rsid w:val="00537389"/>
    <w:rsid w:val="00537DB2"/>
    <w:rsid w:val="00541739"/>
    <w:rsid w:val="005450D1"/>
    <w:rsid w:val="00546D19"/>
    <w:rsid w:val="00556BB4"/>
    <w:rsid w:val="00561ED4"/>
    <w:rsid w:val="0056402F"/>
    <w:rsid w:val="005653C8"/>
    <w:rsid w:val="00565632"/>
    <w:rsid w:val="00566598"/>
    <w:rsid w:val="00570303"/>
    <w:rsid w:val="00577560"/>
    <w:rsid w:val="00577A47"/>
    <w:rsid w:val="0058134D"/>
    <w:rsid w:val="00584991"/>
    <w:rsid w:val="005A68F4"/>
    <w:rsid w:val="005B5E93"/>
    <w:rsid w:val="005B60A1"/>
    <w:rsid w:val="005C12CA"/>
    <w:rsid w:val="005C38A0"/>
    <w:rsid w:val="005C576F"/>
    <w:rsid w:val="005C7CB1"/>
    <w:rsid w:val="005D5FF4"/>
    <w:rsid w:val="005E1982"/>
    <w:rsid w:val="005E22C2"/>
    <w:rsid w:val="005F7F2B"/>
    <w:rsid w:val="00603094"/>
    <w:rsid w:val="00607DBB"/>
    <w:rsid w:val="0061098C"/>
    <w:rsid w:val="006127FE"/>
    <w:rsid w:val="006138DA"/>
    <w:rsid w:val="00626C49"/>
    <w:rsid w:val="00630E28"/>
    <w:rsid w:val="00633E9B"/>
    <w:rsid w:val="00652570"/>
    <w:rsid w:val="00653026"/>
    <w:rsid w:val="00663E29"/>
    <w:rsid w:val="006728C5"/>
    <w:rsid w:val="00674C2E"/>
    <w:rsid w:val="00681409"/>
    <w:rsid w:val="006820B8"/>
    <w:rsid w:val="00682DFC"/>
    <w:rsid w:val="006967B7"/>
    <w:rsid w:val="006A17CA"/>
    <w:rsid w:val="006A3E6A"/>
    <w:rsid w:val="006B10E6"/>
    <w:rsid w:val="006B1406"/>
    <w:rsid w:val="006B3C81"/>
    <w:rsid w:val="006B438A"/>
    <w:rsid w:val="006C5886"/>
    <w:rsid w:val="006E446A"/>
    <w:rsid w:val="006E475D"/>
    <w:rsid w:val="006E7720"/>
    <w:rsid w:val="006F4A4A"/>
    <w:rsid w:val="006F6EA4"/>
    <w:rsid w:val="0070C2E6"/>
    <w:rsid w:val="00712470"/>
    <w:rsid w:val="007147C4"/>
    <w:rsid w:val="0072678B"/>
    <w:rsid w:val="00735E08"/>
    <w:rsid w:val="00741CAD"/>
    <w:rsid w:val="007557F1"/>
    <w:rsid w:val="00777D9E"/>
    <w:rsid w:val="00783183"/>
    <w:rsid w:val="007857EB"/>
    <w:rsid w:val="00793324"/>
    <w:rsid w:val="007A0FE7"/>
    <w:rsid w:val="007B7ADA"/>
    <w:rsid w:val="007C3DF5"/>
    <w:rsid w:val="007C5647"/>
    <w:rsid w:val="007D1502"/>
    <w:rsid w:val="007D3085"/>
    <w:rsid w:val="007D7703"/>
    <w:rsid w:val="007E6025"/>
    <w:rsid w:val="00800583"/>
    <w:rsid w:val="00803CA5"/>
    <w:rsid w:val="00804728"/>
    <w:rsid w:val="00814F6B"/>
    <w:rsid w:val="008160EB"/>
    <w:rsid w:val="00823845"/>
    <w:rsid w:val="00823FD6"/>
    <w:rsid w:val="0083537C"/>
    <w:rsid w:val="00841E57"/>
    <w:rsid w:val="00842B50"/>
    <w:rsid w:val="0084431D"/>
    <w:rsid w:val="00846938"/>
    <w:rsid w:val="008506D9"/>
    <w:rsid w:val="0085605F"/>
    <w:rsid w:val="00856649"/>
    <w:rsid w:val="008651B3"/>
    <w:rsid w:val="008767B5"/>
    <w:rsid w:val="008777BC"/>
    <w:rsid w:val="00882E9C"/>
    <w:rsid w:val="00885CDB"/>
    <w:rsid w:val="008A0384"/>
    <w:rsid w:val="008A39D5"/>
    <w:rsid w:val="008A3E24"/>
    <w:rsid w:val="008B1897"/>
    <w:rsid w:val="008B6CA4"/>
    <w:rsid w:val="008D391B"/>
    <w:rsid w:val="008E19D0"/>
    <w:rsid w:val="008E2839"/>
    <w:rsid w:val="008E39DA"/>
    <w:rsid w:val="008E5BF4"/>
    <w:rsid w:val="008F2730"/>
    <w:rsid w:val="009020E2"/>
    <w:rsid w:val="0091474D"/>
    <w:rsid w:val="00915A76"/>
    <w:rsid w:val="00937B25"/>
    <w:rsid w:val="00941336"/>
    <w:rsid w:val="00941A92"/>
    <w:rsid w:val="009446C9"/>
    <w:rsid w:val="009618C3"/>
    <w:rsid w:val="009714E7"/>
    <w:rsid w:val="0097541F"/>
    <w:rsid w:val="00977439"/>
    <w:rsid w:val="00980062"/>
    <w:rsid w:val="009839CE"/>
    <w:rsid w:val="009843C7"/>
    <w:rsid w:val="009862BD"/>
    <w:rsid w:val="00992F5C"/>
    <w:rsid w:val="00992FCD"/>
    <w:rsid w:val="00997A32"/>
    <w:rsid w:val="0099941B"/>
    <w:rsid w:val="009A28A1"/>
    <w:rsid w:val="009A74FC"/>
    <w:rsid w:val="009B1208"/>
    <w:rsid w:val="009B1F3D"/>
    <w:rsid w:val="009B5B9F"/>
    <w:rsid w:val="009C0BA5"/>
    <w:rsid w:val="009C5E25"/>
    <w:rsid w:val="009C6562"/>
    <w:rsid w:val="009C71EE"/>
    <w:rsid w:val="009D14CB"/>
    <w:rsid w:val="009D16FB"/>
    <w:rsid w:val="009E1601"/>
    <w:rsid w:val="009E1FA5"/>
    <w:rsid w:val="009E3F91"/>
    <w:rsid w:val="00A1224B"/>
    <w:rsid w:val="00A12C9C"/>
    <w:rsid w:val="00A13673"/>
    <w:rsid w:val="00A136E9"/>
    <w:rsid w:val="00A14B99"/>
    <w:rsid w:val="00A26CCC"/>
    <w:rsid w:val="00A26EB5"/>
    <w:rsid w:val="00A32234"/>
    <w:rsid w:val="00A37E5F"/>
    <w:rsid w:val="00A45D50"/>
    <w:rsid w:val="00A46474"/>
    <w:rsid w:val="00A46E94"/>
    <w:rsid w:val="00A65611"/>
    <w:rsid w:val="00A8168A"/>
    <w:rsid w:val="00A857A4"/>
    <w:rsid w:val="00A85EE2"/>
    <w:rsid w:val="00A95AC0"/>
    <w:rsid w:val="00A96504"/>
    <w:rsid w:val="00AA052A"/>
    <w:rsid w:val="00AA1215"/>
    <w:rsid w:val="00AA2849"/>
    <w:rsid w:val="00AA40EB"/>
    <w:rsid w:val="00AB6EF3"/>
    <w:rsid w:val="00AC01C0"/>
    <w:rsid w:val="00AC2835"/>
    <w:rsid w:val="00AC378F"/>
    <w:rsid w:val="00AC3985"/>
    <w:rsid w:val="00AC6A48"/>
    <w:rsid w:val="00ACD131"/>
    <w:rsid w:val="00AD12F9"/>
    <w:rsid w:val="00AD1A9C"/>
    <w:rsid w:val="00AD43CB"/>
    <w:rsid w:val="00AF6A80"/>
    <w:rsid w:val="00B0192A"/>
    <w:rsid w:val="00B04CD6"/>
    <w:rsid w:val="00B13788"/>
    <w:rsid w:val="00B22037"/>
    <w:rsid w:val="00B3271A"/>
    <w:rsid w:val="00B36F94"/>
    <w:rsid w:val="00B42652"/>
    <w:rsid w:val="00B45D31"/>
    <w:rsid w:val="00B56717"/>
    <w:rsid w:val="00B6612B"/>
    <w:rsid w:val="00B70D2C"/>
    <w:rsid w:val="00B71206"/>
    <w:rsid w:val="00B83BC7"/>
    <w:rsid w:val="00B85BA6"/>
    <w:rsid w:val="00B87A87"/>
    <w:rsid w:val="00B87EA6"/>
    <w:rsid w:val="00B91D18"/>
    <w:rsid w:val="00B92B3D"/>
    <w:rsid w:val="00BA5EBD"/>
    <w:rsid w:val="00BB29B2"/>
    <w:rsid w:val="00BC05B8"/>
    <w:rsid w:val="00BC400D"/>
    <w:rsid w:val="00BC66ED"/>
    <w:rsid w:val="00BD3028"/>
    <w:rsid w:val="00BD51C9"/>
    <w:rsid w:val="00BD58A1"/>
    <w:rsid w:val="00BF4A4F"/>
    <w:rsid w:val="00BF7D9E"/>
    <w:rsid w:val="00C01EFF"/>
    <w:rsid w:val="00C123D5"/>
    <w:rsid w:val="00C13840"/>
    <w:rsid w:val="00C15729"/>
    <w:rsid w:val="00C23F02"/>
    <w:rsid w:val="00C266F5"/>
    <w:rsid w:val="00C34DB4"/>
    <w:rsid w:val="00C441BD"/>
    <w:rsid w:val="00C4523C"/>
    <w:rsid w:val="00C537AC"/>
    <w:rsid w:val="00C6640F"/>
    <w:rsid w:val="00C749AD"/>
    <w:rsid w:val="00C7592E"/>
    <w:rsid w:val="00C83CEA"/>
    <w:rsid w:val="00C90B9E"/>
    <w:rsid w:val="00C91C92"/>
    <w:rsid w:val="00C92664"/>
    <w:rsid w:val="00C96A49"/>
    <w:rsid w:val="00C97619"/>
    <w:rsid w:val="00CB4196"/>
    <w:rsid w:val="00CB7FFE"/>
    <w:rsid w:val="00CC2098"/>
    <w:rsid w:val="00CC3A7B"/>
    <w:rsid w:val="00CC5301"/>
    <w:rsid w:val="00CC68FA"/>
    <w:rsid w:val="00CE20EA"/>
    <w:rsid w:val="00CE268A"/>
    <w:rsid w:val="00CE2B62"/>
    <w:rsid w:val="00CF2645"/>
    <w:rsid w:val="00CF341D"/>
    <w:rsid w:val="00D06472"/>
    <w:rsid w:val="00D07F47"/>
    <w:rsid w:val="00D1263B"/>
    <w:rsid w:val="00D26F0D"/>
    <w:rsid w:val="00D3276B"/>
    <w:rsid w:val="00D35241"/>
    <w:rsid w:val="00D37B0F"/>
    <w:rsid w:val="00D430A1"/>
    <w:rsid w:val="00D44284"/>
    <w:rsid w:val="00D44290"/>
    <w:rsid w:val="00D4527E"/>
    <w:rsid w:val="00D4544D"/>
    <w:rsid w:val="00D45FD7"/>
    <w:rsid w:val="00D70506"/>
    <w:rsid w:val="00DA320D"/>
    <w:rsid w:val="00DA48AB"/>
    <w:rsid w:val="00DB56EA"/>
    <w:rsid w:val="00DB5C62"/>
    <w:rsid w:val="00DC3D9B"/>
    <w:rsid w:val="00DC7F79"/>
    <w:rsid w:val="00DE0ABA"/>
    <w:rsid w:val="00DE3F5B"/>
    <w:rsid w:val="00DF5966"/>
    <w:rsid w:val="00E36D47"/>
    <w:rsid w:val="00E43D4A"/>
    <w:rsid w:val="00E45249"/>
    <w:rsid w:val="00E53559"/>
    <w:rsid w:val="00E552AB"/>
    <w:rsid w:val="00E55C9E"/>
    <w:rsid w:val="00E56823"/>
    <w:rsid w:val="00E6223A"/>
    <w:rsid w:val="00E65121"/>
    <w:rsid w:val="00E653EF"/>
    <w:rsid w:val="00E66316"/>
    <w:rsid w:val="00E72179"/>
    <w:rsid w:val="00E80DC5"/>
    <w:rsid w:val="00E91EB2"/>
    <w:rsid w:val="00E94E2B"/>
    <w:rsid w:val="00EA1483"/>
    <w:rsid w:val="00EB09E9"/>
    <w:rsid w:val="00EB5CC1"/>
    <w:rsid w:val="00EC0DBB"/>
    <w:rsid w:val="00ED14BD"/>
    <w:rsid w:val="00ED3349"/>
    <w:rsid w:val="00ED42E5"/>
    <w:rsid w:val="00EE0891"/>
    <w:rsid w:val="00EE2C07"/>
    <w:rsid w:val="00EE774A"/>
    <w:rsid w:val="00EF4B8C"/>
    <w:rsid w:val="00F0094A"/>
    <w:rsid w:val="00F0233C"/>
    <w:rsid w:val="00F049B7"/>
    <w:rsid w:val="00F06943"/>
    <w:rsid w:val="00F06998"/>
    <w:rsid w:val="00F07245"/>
    <w:rsid w:val="00F127CF"/>
    <w:rsid w:val="00F136E6"/>
    <w:rsid w:val="00F15DFA"/>
    <w:rsid w:val="00F1675B"/>
    <w:rsid w:val="00F173E8"/>
    <w:rsid w:val="00F2323E"/>
    <w:rsid w:val="00F27FBB"/>
    <w:rsid w:val="00F30D1B"/>
    <w:rsid w:val="00F36285"/>
    <w:rsid w:val="00F42631"/>
    <w:rsid w:val="00F45F99"/>
    <w:rsid w:val="00F46BB2"/>
    <w:rsid w:val="00F50C68"/>
    <w:rsid w:val="00F5228C"/>
    <w:rsid w:val="00F553DF"/>
    <w:rsid w:val="00F57260"/>
    <w:rsid w:val="00F609D9"/>
    <w:rsid w:val="00F67630"/>
    <w:rsid w:val="00F73D1E"/>
    <w:rsid w:val="00F82945"/>
    <w:rsid w:val="00F84F26"/>
    <w:rsid w:val="00F91281"/>
    <w:rsid w:val="00F91475"/>
    <w:rsid w:val="00F92A74"/>
    <w:rsid w:val="00FA61E6"/>
    <w:rsid w:val="00FB366E"/>
    <w:rsid w:val="00FC29BF"/>
    <w:rsid w:val="00FD02A0"/>
    <w:rsid w:val="00FD1677"/>
    <w:rsid w:val="00FE0206"/>
    <w:rsid w:val="00FE64A4"/>
    <w:rsid w:val="00FF187E"/>
    <w:rsid w:val="00FF2574"/>
    <w:rsid w:val="010F1B8C"/>
    <w:rsid w:val="01961B5B"/>
    <w:rsid w:val="0198AA6C"/>
    <w:rsid w:val="01D19248"/>
    <w:rsid w:val="021A9DC7"/>
    <w:rsid w:val="024B23FB"/>
    <w:rsid w:val="02954772"/>
    <w:rsid w:val="02A3CF4A"/>
    <w:rsid w:val="03551E4D"/>
    <w:rsid w:val="041A282D"/>
    <w:rsid w:val="0425959E"/>
    <w:rsid w:val="04268903"/>
    <w:rsid w:val="04352BAE"/>
    <w:rsid w:val="0439FDD2"/>
    <w:rsid w:val="0578627C"/>
    <w:rsid w:val="05D9DC86"/>
    <w:rsid w:val="05ED63D8"/>
    <w:rsid w:val="06409B64"/>
    <w:rsid w:val="06762B81"/>
    <w:rsid w:val="06940146"/>
    <w:rsid w:val="06951F9F"/>
    <w:rsid w:val="06BD9350"/>
    <w:rsid w:val="074E6BEE"/>
    <w:rsid w:val="07546B43"/>
    <w:rsid w:val="076DA7A9"/>
    <w:rsid w:val="078060C5"/>
    <w:rsid w:val="08137597"/>
    <w:rsid w:val="0845704B"/>
    <w:rsid w:val="08B1070E"/>
    <w:rsid w:val="08C90128"/>
    <w:rsid w:val="08F3E354"/>
    <w:rsid w:val="09342DBA"/>
    <w:rsid w:val="09C82C9D"/>
    <w:rsid w:val="0A3C3484"/>
    <w:rsid w:val="0A42234C"/>
    <w:rsid w:val="0A78A65E"/>
    <w:rsid w:val="0AC3EF9A"/>
    <w:rsid w:val="0AFAB75D"/>
    <w:rsid w:val="0AFB6AD3"/>
    <w:rsid w:val="0B8815F6"/>
    <w:rsid w:val="0BF18631"/>
    <w:rsid w:val="0C52B206"/>
    <w:rsid w:val="0C58DC50"/>
    <w:rsid w:val="0C6FB7FB"/>
    <w:rsid w:val="0C8AE6EE"/>
    <w:rsid w:val="0D16082C"/>
    <w:rsid w:val="0D1BD508"/>
    <w:rsid w:val="0D2A70BC"/>
    <w:rsid w:val="0D3E30F0"/>
    <w:rsid w:val="0D3E6EE4"/>
    <w:rsid w:val="0D4FD352"/>
    <w:rsid w:val="0DAA1503"/>
    <w:rsid w:val="0DCCBE50"/>
    <w:rsid w:val="0DE33DB9"/>
    <w:rsid w:val="0E2D8F14"/>
    <w:rsid w:val="0E4B963A"/>
    <w:rsid w:val="0E67FE77"/>
    <w:rsid w:val="0F196A71"/>
    <w:rsid w:val="103B7ECB"/>
    <w:rsid w:val="104DAC68"/>
    <w:rsid w:val="1054F115"/>
    <w:rsid w:val="10A34AC0"/>
    <w:rsid w:val="10AD5610"/>
    <w:rsid w:val="10CF1D8D"/>
    <w:rsid w:val="1162C379"/>
    <w:rsid w:val="11C718F6"/>
    <w:rsid w:val="1234FB0F"/>
    <w:rsid w:val="12EC224F"/>
    <w:rsid w:val="12F86427"/>
    <w:rsid w:val="130305AC"/>
    <w:rsid w:val="13A137A8"/>
    <w:rsid w:val="13B6C1C9"/>
    <w:rsid w:val="149027BA"/>
    <w:rsid w:val="14AFA43E"/>
    <w:rsid w:val="14C7A931"/>
    <w:rsid w:val="1516FCE6"/>
    <w:rsid w:val="163AA59F"/>
    <w:rsid w:val="164C1A2A"/>
    <w:rsid w:val="16789DEF"/>
    <w:rsid w:val="16E65DB4"/>
    <w:rsid w:val="1701B785"/>
    <w:rsid w:val="172D375E"/>
    <w:rsid w:val="17B4C84C"/>
    <w:rsid w:val="18C217FB"/>
    <w:rsid w:val="19889C31"/>
    <w:rsid w:val="1A2F9483"/>
    <w:rsid w:val="1A6D1493"/>
    <w:rsid w:val="1A7B9763"/>
    <w:rsid w:val="1A7FB0B5"/>
    <w:rsid w:val="1AB685B5"/>
    <w:rsid w:val="1AC79720"/>
    <w:rsid w:val="1ADA57A8"/>
    <w:rsid w:val="1AEAD87F"/>
    <w:rsid w:val="1AEE9858"/>
    <w:rsid w:val="1B1C0EBA"/>
    <w:rsid w:val="1B1DF256"/>
    <w:rsid w:val="1B898E34"/>
    <w:rsid w:val="1B904ABA"/>
    <w:rsid w:val="1BDE900F"/>
    <w:rsid w:val="1C132C70"/>
    <w:rsid w:val="1C414A5F"/>
    <w:rsid w:val="1C8E989D"/>
    <w:rsid w:val="1CAFEE45"/>
    <w:rsid w:val="1CB6DDD7"/>
    <w:rsid w:val="1CF7232D"/>
    <w:rsid w:val="1D572205"/>
    <w:rsid w:val="1DB1F0DB"/>
    <w:rsid w:val="1E1CE67A"/>
    <w:rsid w:val="1E33A618"/>
    <w:rsid w:val="1E4464F7"/>
    <w:rsid w:val="1EA832C0"/>
    <w:rsid w:val="1EA8EACE"/>
    <w:rsid w:val="1EC45B97"/>
    <w:rsid w:val="1F35C7DB"/>
    <w:rsid w:val="1F4EE49B"/>
    <w:rsid w:val="1FADEA22"/>
    <w:rsid w:val="1FC63990"/>
    <w:rsid w:val="20350A54"/>
    <w:rsid w:val="20459668"/>
    <w:rsid w:val="20935727"/>
    <w:rsid w:val="20973AF0"/>
    <w:rsid w:val="20AA598E"/>
    <w:rsid w:val="21328ED6"/>
    <w:rsid w:val="213709B3"/>
    <w:rsid w:val="217BD9B5"/>
    <w:rsid w:val="21E0DA1A"/>
    <w:rsid w:val="21F8C1CD"/>
    <w:rsid w:val="22088707"/>
    <w:rsid w:val="22147216"/>
    <w:rsid w:val="2220BDA1"/>
    <w:rsid w:val="2287892C"/>
    <w:rsid w:val="22ACA7A7"/>
    <w:rsid w:val="22DE635F"/>
    <w:rsid w:val="22ED24AD"/>
    <w:rsid w:val="23A4C67B"/>
    <w:rsid w:val="243A3E4A"/>
    <w:rsid w:val="2443F939"/>
    <w:rsid w:val="2492BA78"/>
    <w:rsid w:val="24939DE9"/>
    <w:rsid w:val="24DC22C0"/>
    <w:rsid w:val="2513DE28"/>
    <w:rsid w:val="2590B4A2"/>
    <w:rsid w:val="2603372E"/>
    <w:rsid w:val="265E6EE3"/>
    <w:rsid w:val="26792FD4"/>
    <w:rsid w:val="26BA6741"/>
    <w:rsid w:val="26BF5F53"/>
    <w:rsid w:val="26DCF5FA"/>
    <w:rsid w:val="272A9419"/>
    <w:rsid w:val="27358332"/>
    <w:rsid w:val="27A1D3AA"/>
    <w:rsid w:val="280C08C0"/>
    <w:rsid w:val="28431025"/>
    <w:rsid w:val="2848D6E3"/>
    <w:rsid w:val="28611103"/>
    <w:rsid w:val="28673146"/>
    <w:rsid w:val="28A1255D"/>
    <w:rsid w:val="2904CA1A"/>
    <w:rsid w:val="29071771"/>
    <w:rsid w:val="2994EFB8"/>
    <w:rsid w:val="29C14767"/>
    <w:rsid w:val="2A0F1C13"/>
    <w:rsid w:val="2B60D093"/>
    <w:rsid w:val="2B9209BB"/>
    <w:rsid w:val="2BDA4533"/>
    <w:rsid w:val="2C19FDBA"/>
    <w:rsid w:val="2C311978"/>
    <w:rsid w:val="2C79E7CB"/>
    <w:rsid w:val="2CB3DF18"/>
    <w:rsid w:val="2D21C0B9"/>
    <w:rsid w:val="2D3C41A8"/>
    <w:rsid w:val="2D99C79B"/>
    <w:rsid w:val="2EFC40F4"/>
    <w:rsid w:val="2F53FD72"/>
    <w:rsid w:val="2F5C3813"/>
    <w:rsid w:val="2FF156A5"/>
    <w:rsid w:val="3019EDBA"/>
    <w:rsid w:val="302D9A4B"/>
    <w:rsid w:val="308C70DC"/>
    <w:rsid w:val="3125540A"/>
    <w:rsid w:val="3137BB09"/>
    <w:rsid w:val="31590162"/>
    <w:rsid w:val="315F3300"/>
    <w:rsid w:val="318D4AE2"/>
    <w:rsid w:val="319E9727"/>
    <w:rsid w:val="31B60A7E"/>
    <w:rsid w:val="31BD88AE"/>
    <w:rsid w:val="32437437"/>
    <w:rsid w:val="326DA5DF"/>
    <w:rsid w:val="326E9BA9"/>
    <w:rsid w:val="327D01ED"/>
    <w:rsid w:val="32BB50C6"/>
    <w:rsid w:val="32FB7682"/>
    <w:rsid w:val="332181DE"/>
    <w:rsid w:val="3336BB96"/>
    <w:rsid w:val="334A5CDF"/>
    <w:rsid w:val="33A360E7"/>
    <w:rsid w:val="33CAFA43"/>
    <w:rsid w:val="33F63F67"/>
    <w:rsid w:val="33F833C1"/>
    <w:rsid w:val="3406456B"/>
    <w:rsid w:val="3441980C"/>
    <w:rsid w:val="3447541A"/>
    <w:rsid w:val="34FDDC02"/>
    <w:rsid w:val="351E0D9F"/>
    <w:rsid w:val="3582AB0D"/>
    <w:rsid w:val="358F3C61"/>
    <w:rsid w:val="35D9F5BD"/>
    <w:rsid w:val="3605D885"/>
    <w:rsid w:val="3607F830"/>
    <w:rsid w:val="3674A99A"/>
    <w:rsid w:val="36BFF025"/>
    <w:rsid w:val="37585601"/>
    <w:rsid w:val="37BC498F"/>
    <w:rsid w:val="37E0AEBF"/>
    <w:rsid w:val="37F6D8A9"/>
    <w:rsid w:val="37FFAC0E"/>
    <w:rsid w:val="38496A93"/>
    <w:rsid w:val="3888F844"/>
    <w:rsid w:val="38CFE5F7"/>
    <w:rsid w:val="3959405E"/>
    <w:rsid w:val="3966D61E"/>
    <w:rsid w:val="3983B96E"/>
    <w:rsid w:val="3A33AC79"/>
    <w:rsid w:val="3A5366F0"/>
    <w:rsid w:val="3A654C99"/>
    <w:rsid w:val="3AAA0434"/>
    <w:rsid w:val="3B1F5355"/>
    <w:rsid w:val="3B78D92F"/>
    <w:rsid w:val="3B8D260D"/>
    <w:rsid w:val="3B9CA73D"/>
    <w:rsid w:val="3BAF7394"/>
    <w:rsid w:val="3BB7ECAC"/>
    <w:rsid w:val="3BCA6061"/>
    <w:rsid w:val="3BD9D5D4"/>
    <w:rsid w:val="3C3C59A4"/>
    <w:rsid w:val="3C782BE4"/>
    <w:rsid w:val="3C8EFBAB"/>
    <w:rsid w:val="3DAAEEEC"/>
    <w:rsid w:val="3DCC7CFD"/>
    <w:rsid w:val="3DE800D4"/>
    <w:rsid w:val="3E9EEC37"/>
    <w:rsid w:val="3EB416E4"/>
    <w:rsid w:val="3EB9DC91"/>
    <w:rsid w:val="3EC25876"/>
    <w:rsid w:val="3ECF130D"/>
    <w:rsid w:val="3EEF4E1F"/>
    <w:rsid w:val="3F72FE2E"/>
    <w:rsid w:val="3FA9A332"/>
    <w:rsid w:val="403D89C8"/>
    <w:rsid w:val="40473B23"/>
    <w:rsid w:val="404A1E3E"/>
    <w:rsid w:val="407CA7C6"/>
    <w:rsid w:val="4090E3AA"/>
    <w:rsid w:val="40E9B1B8"/>
    <w:rsid w:val="40F2E630"/>
    <w:rsid w:val="415686BA"/>
    <w:rsid w:val="41B9F750"/>
    <w:rsid w:val="41EC500D"/>
    <w:rsid w:val="423BB317"/>
    <w:rsid w:val="425B3897"/>
    <w:rsid w:val="427DE441"/>
    <w:rsid w:val="429AAE8B"/>
    <w:rsid w:val="42B72D4E"/>
    <w:rsid w:val="42DD04C4"/>
    <w:rsid w:val="42E1AFD0"/>
    <w:rsid w:val="42EC2441"/>
    <w:rsid w:val="43087FCC"/>
    <w:rsid w:val="430E01AD"/>
    <w:rsid w:val="431C3231"/>
    <w:rsid w:val="431D352B"/>
    <w:rsid w:val="433A182C"/>
    <w:rsid w:val="435C8044"/>
    <w:rsid w:val="438A738D"/>
    <w:rsid w:val="43F076B2"/>
    <w:rsid w:val="44BF1826"/>
    <w:rsid w:val="456F7EE9"/>
    <w:rsid w:val="457533D3"/>
    <w:rsid w:val="45A71571"/>
    <w:rsid w:val="45B4E8E5"/>
    <w:rsid w:val="461701C4"/>
    <w:rsid w:val="462C5051"/>
    <w:rsid w:val="467BDF85"/>
    <w:rsid w:val="46A13F4A"/>
    <w:rsid w:val="46E3CBF0"/>
    <w:rsid w:val="47488A3E"/>
    <w:rsid w:val="4750CF18"/>
    <w:rsid w:val="475F689F"/>
    <w:rsid w:val="478D1685"/>
    <w:rsid w:val="47A352B4"/>
    <w:rsid w:val="47ABA924"/>
    <w:rsid w:val="47D596EB"/>
    <w:rsid w:val="48333B4D"/>
    <w:rsid w:val="48FC315D"/>
    <w:rsid w:val="4971F0B2"/>
    <w:rsid w:val="49743C58"/>
    <w:rsid w:val="49811D90"/>
    <w:rsid w:val="49A50C97"/>
    <w:rsid w:val="49E0A264"/>
    <w:rsid w:val="4A821538"/>
    <w:rsid w:val="4A8F1966"/>
    <w:rsid w:val="4B66F166"/>
    <w:rsid w:val="4BACAA25"/>
    <w:rsid w:val="4BBE49EA"/>
    <w:rsid w:val="4BDBCAEE"/>
    <w:rsid w:val="4CFC0CDA"/>
    <w:rsid w:val="4D406DD5"/>
    <w:rsid w:val="4DA554A3"/>
    <w:rsid w:val="4DA90F13"/>
    <w:rsid w:val="4DF0632B"/>
    <w:rsid w:val="4E3FC8EC"/>
    <w:rsid w:val="4E7847CB"/>
    <w:rsid w:val="4E93C5E1"/>
    <w:rsid w:val="4EF6B781"/>
    <w:rsid w:val="4F0D236B"/>
    <w:rsid w:val="4F5737FE"/>
    <w:rsid w:val="4FDDCD17"/>
    <w:rsid w:val="502C872D"/>
    <w:rsid w:val="503945C6"/>
    <w:rsid w:val="5042563C"/>
    <w:rsid w:val="50CAF828"/>
    <w:rsid w:val="51D9496E"/>
    <w:rsid w:val="51DEDD05"/>
    <w:rsid w:val="520C81ED"/>
    <w:rsid w:val="52697C2F"/>
    <w:rsid w:val="528B829F"/>
    <w:rsid w:val="52A45F8A"/>
    <w:rsid w:val="52A934CE"/>
    <w:rsid w:val="52AE38F9"/>
    <w:rsid w:val="52E445CA"/>
    <w:rsid w:val="5317B45A"/>
    <w:rsid w:val="53932EF9"/>
    <w:rsid w:val="53F1DAE9"/>
    <w:rsid w:val="53FE921B"/>
    <w:rsid w:val="54317AF1"/>
    <w:rsid w:val="54733F95"/>
    <w:rsid w:val="54BFBF18"/>
    <w:rsid w:val="54E5CD70"/>
    <w:rsid w:val="555A54AF"/>
    <w:rsid w:val="5577B056"/>
    <w:rsid w:val="559F4A58"/>
    <w:rsid w:val="55B0F447"/>
    <w:rsid w:val="5648B1E9"/>
    <w:rsid w:val="564AB300"/>
    <w:rsid w:val="5677606A"/>
    <w:rsid w:val="5770769B"/>
    <w:rsid w:val="57D78E3C"/>
    <w:rsid w:val="57DFC46E"/>
    <w:rsid w:val="57E599CB"/>
    <w:rsid w:val="57EC6F75"/>
    <w:rsid w:val="5851AF29"/>
    <w:rsid w:val="5866E19F"/>
    <w:rsid w:val="58989C73"/>
    <w:rsid w:val="58EBAF27"/>
    <w:rsid w:val="5907E7BB"/>
    <w:rsid w:val="590C3791"/>
    <w:rsid w:val="59373555"/>
    <w:rsid w:val="59A2792A"/>
    <w:rsid w:val="5A0082F3"/>
    <w:rsid w:val="5A498C56"/>
    <w:rsid w:val="5A957D7A"/>
    <w:rsid w:val="5AB6AD93"/>
    <w:rsid w:val="5B82BB45"/>
    <w:rsid w:val="5BBE8BE8"/>
    <w:rsid w:val="5C1FC2D6"/>
    <w:rsid w:val="5C5078F2"/>
    <w:rsid w:val="5C620A1E"/>
    <w:rsid w:val="5C6630AC"/>
    <w:rsid w:val="5CE85A95"/>
    <w:rsid w:val="5CEE6EC6"/>
    <w:rsid w:val="5D31D1E4"/>
    <w:rsid w:val="5D36D473"/>
    <w:rsid w:val="5D8B4413"/>
    <w:rsid w:val="5DAE8A5D"/>
    <w:rsid w:val="5E5852F1"/>
    <w:rsid w:val="5E6BC427"/>
    <w:rsid w:val="5E7E58C3"/>
    <w:rsid w:val="5E907DC0"/>
    <w:rsid w:val="5ED4DA64"/>
    <w:rsid w:val="5F50D379"/>
    <w:rsid w:val="5FC74D34"/>
    <w:rsid w:val="6008ACB2"/>
    <w:rsid w:val="60925C30"/>
    <w:rsid w:val="60C66AED"/>
    <w:rsid w:val="60D278C4"/>
    <w:rsid w:val="60EFAA64"/>
    <w:rsid w:val="61784C54"/>
    <w:rsid w:val="618C986E"/>
    <w:rsid w:val="61BED5DA"/>
    <w:rsid w:val="61DD21C8"/>
    <w:rsid w:val="620783F3"/>
    <w:rsid w:val="62A5B660"/>
    <w:rsid w:val="62DBD0F0"/>
    <w:rsid w:val="62EDCAEE"/>
    <w:rsid w:val="63C072A6"/>
    <w:rsid w:val="64071181"/>
    <w:rsid w:val="64A9CD94"/>
    <w:rsid w:val="654EA1C2"/>
    <w:rsid w:val="65711BAF"/>
    <w:rsid w:val="659A2EE1"/>
    <w:rsid w:val="65AA23BE"/>
    <w:rsid w:val="65C10EC9"/>
    <w:rsid w:val="65DAEB8F"/>
    <w:rsid w:val="664DC7E4"/>
    <w:rsid w:val="66A5D7B4"/>
    <w:rsid w:val="6713207D"/>
    <w:rsid w:val="6723606C"/>
    <w:rsid w:val="675D349C"/>
    <w:rsid w:val="6775D932"/>
    <w:rsid w:val="67E33717"/>
    <w:rsid w:val="67F92284"/>
    <w:rsid w:val="681FFCA9"/>
    <w:rsid w:val="6842DA1E"/>
    <w:rsid w:val="688B2ED7"/>
    <w:rsid w:val="688BE9DD"/>
    <w:rsid w:val="6893A20F"/>
    <w:rsid w:val="68AB64C1"/>
    <w:rsid w:val="68E8FD62"/>
    <w:rsid w:val="69169C51"/>
    <w:rsid w:val="699FF372"/>
    <w:rsid w:val="6A02786C"/>
    <w:rsid w:val="6A4FC149"/>
    <w:rsid w:val="6A7201F7"/>
    <w:rsid w:val="6AAE7167"/>
    <w:rsid w:val="6C0819D3"/>
    <w:rsid w:val="6C4E7B7B"/>
    <w:rsid w:val="6C64B1B9"/>
    <w:rsid w:val="6CB4B45B"/>
    <w:rsid w:val="6CE13CF4"/>
    <w:rsid w:val="6CFC5408"/>
    <w:rsid w:val="6D3DBD07"/>
    <w:rsid w:val="6DAC193C"/>
    <w:rsid w:val="6DBC8518"/>
    <w:rsid w:val="6DC03227"/>
    <w:rsid w:val="6DE8C754"/>
    <w:rsid w:val="6E4A4361"/>
    <w:rsid w:val="6E5FDA71"/>
    <w:rsid w:val="6E8456E6"/>
    <w:rsid w:val="6E880EC1"/>
    <w:rsid w:val="6F004BDF"/>
    <w:rsid w:val="6F0F5F36"/>
    <w:rsid w:val="6F1448EC"/>
    <w:rsid w:val="6FA16839"/>
    <w:rsid w:val="6FDB36D9"/>
    <w:rsid w:val="709312A7"/>
    <w:rsid w:val="71D1429A"/>
    <w:rsid w:val="71ECF272"/>
    <w:rsid w:val="7200AC36"/>
    <w:rsid w:val="72171902"/>
    <w:rsid w:val="725DBBE4"/>
    <w:rsid w:val="72840158"/>
    <w:rsid w:val="728C7071"/>
    <w:rsid w:val="72BF81FE"/>
    <w:rsid w:val="73690D15"/>
    <w:rsid w:val="739350D9"/>
    <w:rsid w:val="7464D240"/>
    <w:rsid w:val="746EC3E5"/>
    <w:rsid w:val="74CB0839"/>
    <w:rsid w:val="7611E33D"/>
    <w:rsid w:val="7621E7BD"/>
    <w:rsid w:val="76866AFD"/>
    <w:rsid w:val="768890CD"/>
    <w:rsid w:val="768B52DE"/>
    <w:rsid w:val="771AA188"/>
    <w:rsid w:val="77201D32"/>
    <w:rsid w:val="776C318D"/>
    <w:rsid w:val="778D9416"/>
    <w:rsid w:val="77C16718"/>
    <w:rsid w:val="77DF5959"/>
    <w:rsid w:val="77EC25F2"/>
    <w:rsid w:val="7835FFA0"/>
    <w:rsid w:val="7949C81C"/>
    <w:rsid w:val="79C3C59D"/>
    <w:rsid w:val="7A0F27FF"/>
    <w:rsid w:val="7A2C7E48"/>
    <w:rsid w:val="7A33AD8A"/>
    <w:rsid w:val="7A5B5160"/>
    <w:rsid w:val="7A743118"/>
    <w:rsid w:val="7A86F000"/>
    <w:rsid w:val="7B2B482F"/>
    <w:rsid w:val="7B882FEC"/>
    <w:rsid w:val="7B956E2E"/>
    <w:rsid w:val="7C6298C9"/>
    <w:rsid w:val="7D129460"/>
    <w:rsid w:val="7D74F950"/>
    <w:rsid w:val="7D861482"/>
    <w:rsid w:val="7D9FD7C3"/>
    <w:rsid w:val="7E5D660A"/>
    <w:rsid w:val="7E643AC9"/>
    <w:rsid w:val="7E6697EF"/>
    <w:rsid w:val="7F2E0E03"/>
    <w:rsid w:val="7FB7D98D"/>
    <w:rsid w:val="7FE2ADD6"/>
    <w:rsid w:val="7FE6BBA1"/>
    <w:rsid w:val="7FEEE440"/>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262E6"/>
  <w15:chartTrackingRefBased/>
  <w15:docId w15:val="{46C5933E-42F6-4C09-AF73-D3401F76E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2"/>
        <w:szCs w:val="22"/>
        <w:lang w:val="en-H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4F6B"/>
    <w:rPr>
      <w:lang w:val="en-US"/>
    </w:rPr>
  </w:style>
  <w:style w:type="paragraph" w:styleId="Heading1">
    <w:name w:val="heading 1"/>
    <w:basedOn w:val="Normal"/>
    <w:next w:val="Normal"/>
    <w:link w:val="Heading1Char"/>
    <w:uiPriority w:val="9"/>
    <w:qFormat/>
    <w:rsid w:val="006820B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0B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0B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820B8"/>
    <w:rPr>
      <w:rFonts w:asciiTheme="majorHAnsi" w:hAnsiTheme="majorHAnsi" w:eastAsiaTheme="majorEastAsia" w:cstheme="majorBidi"/>
      <w:color w:val="0F4761" w:themeColor="accent1" w:themeShade="BF"/>
      <w:sz w:val="40"/>
      <w:szCs w:val="40"/>
      <w:lang w:val="en-US"/>
    </w:rPr>
  </w:style>
  <w:style w:type="character" w:styleId="Heading2Char" w:customStyle="1">
    <w:name w:val="Heading 2 Char"/>
    <w:basedOn w:val="DefaultParagraphFont"/>
    <w:link w:val="Heading2"/>
    <w:uiPriority w:val="9"/>
    <w:semiHidden/>
    <w:rsid w:val="006820B8"/>
    <w:rPr>
      <w:rFonts w:asciiTheme="majorHAnsi" w:hAnsiTheme="majorHAnsi" w:eastAsiaTheme="majorEastAsia" w:cstheme="majorBidi"/>
      <w:color w:val="0F4761" w:themeColor="accent1" w:themeShade="BF"/>
      <w:sz w:val="32"/>
      <w:szCs w:val="32"/>
      <w:lang w:val="en-US"/>
    </w:rPr>
  </w:style>
  <w:style w:type="character" w:styleId="Heading3Char" w:customStyle="1">
    <w:name w:val="Heading 3 Char"/>
    <w:basedOn w:val="DefaultParagraphFont"/>
    <w:link w:val="Heading3"/>
    <w:uiPriority w:val="9"/>
    <w:semiHidden/>
    <w:rsid w:val="006820B8"/>
    <w:rPr>
      <w:rFonts w:eastAsiaTheme="majorEastAsia" w:cstheme="majorBidi"/>
      <w:color w:val="0F4761" w:themeColor="accent1" w:themeShade="BF"/>
      <w:sz w:val="28"/>
      <w:szCs w:val="28"/>
      <w:lang w:val="en-US"/>
    </w:rPr>
  </w:style>
  <w:style w:type="character" w:styleId="Heading4Char" w:customStyle="1">
    <w:name w:val="Heading 4 Char"/>
    <w:basedOn w:val="DefaultParagraphFont"/>
    <w:link w:val="Heading4"/>
    <w:uiPriority w:val="9"/>
    <w:semiHidden/>
    <w:rsid w:val="006820B8"/>
    <w:rPr>
      <w:rFonts w:eastAsiaTheme="majorEastAsia" w:cstheme="majorBidi"/>
      <w:i/>
      <w:iCs/>
      <w:color w:val="0F4761" w:themeColor="accent1" w:themeShade="BF"/>
      <w:lang w:val="en-US"/>
    </w:rPr>
  </w:style>
  <w:style w:type="character" w:styleId="Heading5Char" w:customStyle="1">
    <w:name w:val="Heading 5 Char"/>
    <w:basedOn w:val="DefaultParagraphFont"/>
    <w:link w:val="Heading5"/>
    <w:uiPriority w:val="9"/>
    <w:semiHidden/>
    <w:rsid w:val="006820B8"/>
    <w:rPr>
      <w:rFonts w:eastAsiaTheme="majorEastAsia" w:cstheme="majorBidi"/>
      <w:color w:val="0F4761" w:themeColor="accent1" w:themeShade="BF"/>
      <w:lang w:val="en-US"/>
    </w:rPr>
  </w:style>
  <w:style w:type="character" w:styleId="Heading6Char" w:customStyle="1">
    <w:name w:val="Heading 6 Char"/>
    <w:basedOn w:val="DefaultParagraphFont"/>
    <w:link w:val="Heading6"/>
    <w:uiPriority w:val="9"/>
    <w:semiHidden/>
    <w:rsid w:val="006820B8"/>
    <w:rPr>
      <w:rFonts w:eastAsiaTheme="majorEastAsia" w:cstheme="majorBidi"/>
      <w:i/>
      <w:iCs/>
      <w:color w:val="595959" w:themeColor="text1" w:themeTint="A6"/>
      <w:lang w:val="en-US"/>
    </w:rPr>
  </w:style>
  <w:style w:type="character" w:styleId="Heading7Char" w:customStyle="1">
    <w:name w:val="Heading 7 Char"/>
    <w:basedOn w:val="DefaultParagraphFont"/>
    <w:link w:val="Heading7"/>
    <w:uiPriority w:val="9"/>
    <w:semiHidden/>
    <w:rsid w:val="006820B8"/>
    <w:rPr>
      <w:rFonts w:eastAsiaTheme="majorEastAsia" w:cstheme="majorBidi"/>
      <w:color w:val="595959" w:themeColor="text1" w:themeTint="A6"/>
      <w:lang w:val="en-US"/>
    </w:rPr>
  </w:style>
  <w:style w:type="character" w:styleId="Heading8Char" w:customStyle="1">
    <w:name w:val="Heading 8 Char"/>
    <w:basedOn w:val="DefaultParagraphFont"/>
    <w:link w:val="Heading8"/>
    <w:uiPriority w:val="9"/>
    <w:semiHidden/>
    <w:rsid w:val="006820B8"/>
    <w:rPr>
      <w:rFonts w:eastAsiaTheme="majorEastAsia" w:cstheme="majorBidi"/>
      <w:i/>
      <w:iCs/>
      <w:color w:val="272727" w:themeColor="text1" w:themeTint="D8"/>
      <w:lang w:val="en-US"/>
    </w:rPr>
  </w:style>
  <w:style w:type="character" w:styleId="Heading9Char" w:customStyle="1">
    <w:name w:val="Heading 9 Char"/>
    <w:basedOn w:val="DefaultParagraphFont"/>
    <w:link w:val="Heading9"/>
    <w:uiPriority w:val="9"/>
    <w:semiHidden/>
    <w:rsid w:val="006820B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820B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820B8"/>
    <w:rPr>
      <w:rFonts w:asciiTheme="majorHAnsi" w:hAnsiTheme="majorHAnsi" w:eastAsiaTheme="majorEastAsia" w:cstheme="majorBidi"/>
      <w:spacing w:val="-10"/>
      <w:kern w:val="28"/>
      <w:sz w:val="56"/>
      <w:szCs w:val="56"/>
      <w:lang w:val="en-US"/>
    </w:rPr>
  </w:style>
  <w:style w:type="paragraph" w:styleId="Subtitle">
    <w:name w:val="Subtitle"/>
    <w:basedOn w:val="Normal"/>
    <w:next w:val="Normal"/>
    <w:link w:val="SubtitleChar"/>
    <w:uiPriority w:val="11"/>
    <w:qFormat/>
    <w:rsid w:val="006820B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820B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820B8"/>
    <w:pPr>
      <w:spacing w:before="160"/>
      <w:jc w:val="center"/>
    </w:pPr>
    <w:rPr>
      <w:i/>
      <w:iCs/>
      <w:color w:val="404040" w:themeColor="text1" w:themeTint="BF"/>
    </w:rPr>
  </w:style>
  <w:style w:type="character" w:styleId="QuoteChar" w:customStyle="1">
    <w:name w:val="Quote Char"/>
    <w:basedOn w:val="DefaultParagraphFont"/>
    <w:link w:val="Quote"/>
    <w:uiPriority w:val="29"/>
    <w:rsid w:val="006820B8"/>
    <w:rPr>
      <w:i/>
      <w:iCs/>
      <w:color w:val="404040" w:themeColor="text1" w:themeTint="BF"/>
      <w:lang w:val="en-US"/>
    </w:rPr>
  </w:style>
  <w:style w:type="paragraph" w:styleId="ListParagraph">
    <w:name w:val="List Paragraph"/>
    <w:basedOn w:val="Normal"/>
    <w:uiPriority w:val="34"/>
    <w:qFormat/>
    <w:rsid w:val="006820B8"/>
    <w:pPr>
      <w:ind w:left="720"/>
      <w:contextualSpacing/>
    </w:pPr>
  </w:style>
  <w:style w:type="character" w:styleId="IntenseEmphasis">
    <w:name w:val="Intense Emphasis"/>
    <w:basedOn w:val="DefaultParagraphFont"/>
    <w:uiPriority w:val="21"/>
    <w:qFormat/>
    <w:rsid w:val="006820B8"/>
    <w:rPr>
      <w:i/>
      <w:iCs/>
      <w:color w:val="0F4761" w:themeColor="accent1" w:themeShade="BF"/>
    </w:rPr>
  </w:style>
  <w:style w:type="paragraph" w:styleId="IntenseQuote">
    <w:name w:val="Intense Quote"/>
    <w:basedOn w:val="Normal"/>
    <w:next w:val="Normal"/>
    <w:link w:val="IntenseQuoteChar"/>
    <w:uiPriority w:val="30"/>
    <w:qFormat/>
    <w:rsid w:val="006820B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820B8"/>
    <w:rPr>
      <w:i/>
      <w:iCs/>
      <w:color w:val="0F4761" w:themeColor="accent1" w:themeShade="BF"/>
      <w:lang w:val="en-US"/>
    </w:rPr>
  </w:style>
  <w:style w:type="character" w:styleId="IntenseReference">
    <w:name w:val="Intense Reference"/>
    <w:basedOn w:val="DefaultParagraphFont"/>
    <w:uiPriority w:val="32"/>
    <w:qFormat/>
    <w:rsid w:val="006820B8"/>
    <w:rPr>
      <w:b/>
      <w:bCs/>
      <w:smallCaps/>
      <w:color w:val="0F4761" w:themeColor="accent1" w:themeShade="BF"/>
      <w:spacing w:val="5"/>
    </w:rPr>
  </w:style>
  <w:style w:type="paragraph" w:styleId="Header">
    <w:name w:val="header"/>
    <w:basedOn w:val="Normal"/>
    <w:link w:val="HeaderChar"/>
    <w:uiPriority w:val="99"/>
    <w:unhideWhenUsed/>
    <w:rsid w:val="00491BA5"/>
    <w:pPr>
      <w:tabs>
        <w:tab w:val="center" w:pos="4680"/>
        <w:tab w:val="right" w:pos="9360"/>
      </w:tabs>
      <w:spacing w:after="0" w:line="240" w:lineRule="auto"/>
    </w:pPr>
  </w:style>
  <w:style w:type="character" w:styleId="HeaderChar" w:customStyle="1">
    <w:name w:val="Header Char"/>
    <w:basedOn w:val="DefaultParagraphFont"/>
    <w:link w:val="Header"/>
    <w:uiPriority w:val="99"/>
    <w:rsid w:val="00491BA5"/>
    <w:rPr>
      <w:lang w:val="en-US"/>
    </w:rPr>
  </w:style>
  <w:style w:type="paragraph" w:styleId="Footer">
    <w:name w:val="footer"/>
    <w:basedOn w:val="Normal"/>
    <w:link w:val="FooterChar"/>
    <w:uiPriority w:val="99"/>
    <w:unhideWhenUsed/>
    <w:rsid w:val="00491BA5"/>
    <w:pPr>
      <w:tabs>
        <w:tab w:val="center" w:pos="4680"/>
        <w:tab w:val="right" w:pos="9360"/>
      </w:tabs>
      <w:spacing w:after="0" w:line="240" w:lineRule="auto"/>
    </w:pPr>
  </w:style>
  <w:style w:type="character" w:styleId="FooterChar" w:customStyle="1">
    <w:name w:val="Footer Char"/>
    <w:basedOn w:val="DefaultParagraphFont"/>
    <w:link w:val="Footer"/>
    <w:uiPriority w:val="99"/>
    <w:rsid w:val="00491BA5"/>
    <w:rPr>
      <w:lang w:val="en-US"/>
    </w:rPr>
  </w:style>
  <w:style w:type="table" w:styleId="TableGrid">
    <w:name w:val="Table Grid"/>
    <w:basedOn w:val="TableNormal"/>
    <w:uiPriority w:val="39"/>
    <w:rsid w:val="00633E9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2-Accent4">
    <w:name w:val="List Table 2 Accent 4"/>
    <w:basedOn w:val="TableNormal"/>
    <w:uiPriority w:val="47"/>
    <w:rsid w:val="00EB5CC1"/>
    <w:pPr>
      <w:spacing w:after="0" w:line="240" w:lineRule="auto"/>
    </w:pPr>
    <w:tblPr>
      <w:tblStyleRowBandSize w:val="1"/>
      <w:tblStyleColBandSize w:val="1"/>
      <w:tblBorders>
        <w:top w:val="single" w:color="60CAF3" w:themeColor="accent4" w:themeTint="99" w:sz="4" w:space="0"/>
        <w:bottom w:val="single" w:color="60CAF3" w:themeColor="accent4" w:themeTint="99" w:sz="4" w:space="0"/>
        <w:insideH w:val="single" w:color="60CAF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CommentReference">
    <w:name w:val="annotation reference"/>
    <w:basedOn w:val="DefaultParagraphFont"/>
    <w:uiPriority w:val="99"/>
    <w:semiHidden/>
    <w:unhideWhenUsed/>
    <w:rsid w:val="00793324"/>
    <w:rPr>
      <w:sz w:val="16"/>
      <w:szCs w:val="16"/>
    </w:rPr>
  </w:style>
  <w:style w:type="paragraph" w:styleId="CommentText">
    <w:name w:val="annotation text"/>
    <w:basedOn w:val="Normal"/>
    <w:link w:val="CommentTextChar"/>
    <w:uiPriority w:val="99"/>
    <w:unhideWhenUsed/>
    <w:rsid w:val="00793324"/>
    <w:pPr>
      <w:spacing w:line="240" w:lineRule="auto"/>
    </w:pPr>
    <w:rPr>
      <w:sz w:val="20"/>
      <w:szCs w:val="20"/>
    </w:rPr>
  </w:style>
  <w:style w:type="character" w:styleId="CommentTextChar" w:customStyle="1">
    <w:name w:val="Comment Text Char"/>
    <w:basedOn w:val="DefaultParagraphFont"/>
    <w:link w:val="CommentText"/>
    <w:uiPriority w:val="99"/>
    <w:rsid w:val="00793324"/>
    <w:rPr>
      <w:sz w:val="20"/>
      <w:szCs w:val="20"/>
      <w:lang w:val="en-US"/>
    </w:rPr>
  </w:style>
  <w:style w:type="paragraph" w:styleId="CommentSubject">
    <w:name w:val="annotation subject"/>
    <w:basedOn w:val="CommentText"/>
    <w:next w:val="CommentText"/>
    <w:link w:val="CommentSubjectChar"/>
    <w:uiPriority w:val="99"/>
    <w:semiHidden/>
    <w:unhideWhenUsed/>
    <w:rsid w:val="00793324"/>
    <w:rPr>
      <w:b/>
      <w:bCs/>
    </w:rPr>
  </w:style>
  <w:style w:type="character" w:styleId="CommentSubjectChar" w:customStyle="1">
    <w:name w:val="Comment Subject Char"/>
    <w:basedOn w:val="CommentTextChar"/>
    <w:link w:val="CommentSubject"/>
    <w:uiPriority w:val="99"/>
    <w:semiHidden/>
    <w:rsid w:val="00793324"/>
    <w:rPr>
      <w:b/>
      <w:bCs/>
      <w:sz w:val="20"/>
      <w:szCs w:val="20"/>
      <w:lang w:val="en-US"/>
    </w:rPr>
  </w:style>
  <w:style w:type="character" w:styleId="Hyperlink">
    <w:name w:val="Hyperlink"/>
    <w:basedOn w:val="DefaultParagraphFont"/>
    <w:uiPriority w:val="99"/>
    <w:unhideWhenUsed/>
    <w:rsid w:val="00DE3F5B"/>
    <w:rPr>
      <w:color w:val="467886" w:themeColor="hyperlink"/>
      <w:u w:val="single"/>
    </w:rPr>
  </w:style>
  <w:style w:type="character" w:styleId="UnresolvedMention">
    <w:name w:val="Unresolved Mention"/>
    <w:basedOn w:val="DefaultParagraphFont"/>
    <w:uiPriority w:val="99"/>
    <w:semiHidden/>
    <w:unhideWhenUsed/>
    <w:rsid w:val="00DE3F5B"/>
    <w:rPr>
      <w:color w:val="605E5C"/>
      <w:shd w:val="clear" w:color="auto" w:fill="E1DFDD"/>
    </w:rPr>
  </w:style>
  <w:style w:type="character" w:styleId="FollowedHyperlink">
    <w:name w:val="FollowedHyperlink"/>
    <w:basedOn w:val="DefaultParagraphFont"/>
    <w:uiPriority w:val="99"/>
    <w:semiHidden/>
    <w:unhideWhenUsed/>
    <w:rsid w:val="008A3E24"/>
    <w:rPr>
      <w:color w:val="96607D" w:themeColor="followedHyperlink"/>
      <w:u w:val="single"/>
    </w:rPr>
  </w:style>
  <w:style w:type="paragraph" w:styleId="Revision">
    <w:name w:val="Revision"/>
    <w:hidden/>
    <w:uiPriority w:val="99"/>
    <w:semiHidden/>
    <w:rsid w:val="00885CDB"/>
    <w:pPr>
      <w:spacing w:after="0" w:line="240" w:lineRule="auto"/>
    </w:pPr>
    <w:rPr>
      <w:lang w:val="en-US"/>
    </w:rPr>
  </w:style>
  <w:style w:type="character" w:styleId="normaltextrun" w:customStyle="1">
    <w:name w:val="normaltextrun"/>
    <w:basedOn w:val="DefaultParagraphFont"/>
    <w:uiPriority w:val="1"/>
    <w:rsid w:val="005C38A0"/>
    <w:rPr>
      <w:rFonts w:asciiTheme="minorHAnsi" w:hAnsiTheme="minorHAnsi" w:eastAsiaTheme="minorEastAsia" w:cstheme="minorBidi"/>
      <w:sz w:val="24"/>
      <w:szCs w:val="24"/>
    </w:rPr>
  </w:style>
  <w:style w:type="character" w:styleId="eop" w:customStyle="1">
    <w:name w:val="eop"/>
    <w:basedOn w:val="DefaultParagraphFont"/>
    <w:uiPriority w:val="1"/>
    <w:rsid w:val="005C38A0"/>
    <w:rPr>
      <w:rFonts w:asciiTheme="minorHAnsi" w:hAnsiTheme="minorHAnsi" w:eastAsiaTheme="minorEastAs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720474">
      <w:bodyDiv w:val="1"/>
      <w:marLeft w:val="0"/>
      <w:marRight w:val="0"/>
      <w:marTop w:val="0"/>
      <w:marBottom w:val="0"/>
      <w:divBdr>
        <w:top w:val="none" w:sz="0" w:space="0" w:color="auto"/>
        <w:left w:val="none" w:sz="0" w:space="0" w:color="auto"/>
        <w:bottom w:val="none" w:sz="0" w:space="0" w:color="auto"/>
        <w:right w:val="none" w:sz="0" w:space="0" w:color="auto"/>
      </w:divBdr>
    </w:div>
    <w:div w:id="130832016">
      <w:bodyDiv w:val="1"/>
      <w:marLeft w:val="0"/>
      <w:marRight w:val="0"/>
      <w:marTop w:val="0"/>
      <w:marBottom w:val="0"/>
      <w:divBdr>
        <w:top w:val="none" w:sz="0" w:space="0" w:color="auto"/>
        <w:left w:val="none" w:sz="0" w:space="0" w:color="auto"/>
        <w:bottom w:val="none" w:sz="0" w:space="0" w:color="auto"/>
        <w:right w:val="none" w:sz="0" w:space="0" w:color="auto"/>
      </w:divBdr>
    </w:div>
    <w:div w:id="205719938">
      <w:bodyDiv w:val="1"/>
      <w:marLeft w:val="0"/>
      <w:marRight w:val="0"/>
      <w:marTop w:val="0"/>
      <w:marBottom w:val="0"/>
      <w:divBdr>
        <w:top w:val="none" w:sz="0" w:space="0" w:color="auto"/>
        <w:left w:val="none" w:sz="0" w:space="0" w:color="auto"/>
        <w:bottom w:val="none" w:sz="0" w:space="0" w:color="auto"/>
        <w:right w:val="none" w:sz="0" w:space="0" w:color="auto"/>
      </w:divBdr>
      <w:divsChild>
        <w:div w:id="1584414060">
          <w:marLeft w:val="0"/>
          <w:marRight w:val="0"/>
          <w:marTop w:val="0"/>
          <w:marBottom w:val="0"/>
          <w:divBdr>
            <w:top w:val="none" w:sz="0" w:space="0" w:color="auto"/>
            <w:left w:val="none" w:sz="0" w:space="0" w:color="auto"/>
            <w:bottom w:val="none" w:sz="0" w:space="0" w:color="auto"/>
            <w:right w:val="none" w:sz="0" w:space="0" w:color="auto"/>
          </w:divBdr>
        </w:div>
        <w:div w:id="2145923911">
          <w:marLeft w:val="0"/>
          <w:marRight w:val="0"/>
          <w:marTop w:val="0"/>
          <w:marBottom w:val="0"/>
          <w:divBdr>
            <w:top w:val="none" w:sz="0" w:space="0" w:color="auto"/>
            <w:left w:val="none" w:sz="0" w:space="0" w:color="auto"/>
            <w:bottom w:val="none" w:sz="0" w:space="0" w:color="auto"/>
            <w:right w:val="none" w:sz="0" w:space="0" w:color="auto"/>
          </w:divBdr>
        </w:div>
        <w:div w:id="991522691">
          <w:marLeft w:val="0"/>
          <w:marRight w:val="0"/>
          <w:marTop w:val="0"/>
          <w:marBottom w:val="0"/>
          <w:divBdr>
            <w:top w:val="none" w:sz="0" w:space="0" w:color="auto"/>
            <w:left w:val="none" w:sz="0" w:space="0" w:color="auto"/>
            <w:bottom w:val="none" w:sz="0" w:space="0" w:color="auto"/>
            <w:right w:val="none" w:sz="0" w:space="0" w:color="auto"/>
          </w:divBdr>
        </w:div>
        <w:div w:id="648020443">
          <w:marLeft w:val="0"/>
          <w:marRight w:val="0"/>
          <w:marTop w:val="0"/>
          <w:marBottom w:val="0"/>
          <w:divBdr>
            <w:top w:val="none" w:sz="0" w:space="0" w:color="auto"/>
            <w:left w:val="none" w:sz="0" w:space="0" w:color="auto"/>
            <w:bottom w:val="none" w:sz="0" w:space="0" w:color="auto"/>
            <w:right w:val="none" w:sz="0" w:space="0" w:color="auto"/>
          </w:divBdr>
        </w:div>
        <w:div w:id="1058895840">
          <w:marLeft w:val="0"/>
          <w:marRight w:val="0"/>
          <w:marTop w:val="0"/>
          <w:marBottom w:val="0"/>
          <w:divBdr>
            <w:top w:val="none" w:sz="0" w:space="0" w:color="auto"/>
            <w:left w:val="none" w:sz="0" w:space="0" w:color="auto"/>
            <w:bottom w:val="none" w:sz="0" w:space="0" w:color="auto"/>
            <w:right w:val="none" w:sz="0" w:space="0" w:color="auto"/>
          </w:divBdr>
        </w:div>
        <w:div w:id="1889301240">
          <w:marLeft w:val="0"/>
          <w:marRight w:val="0"/>
          <w:marTop w:val="0"/>
          <w:marBottom w:val="0"/>
          <w:divBdr>
            <w:top w:val="none" w:sz="0" w:space="0" w:color="auto"/>
            <w:left w:val="none" w:sz="0" w:space="0" w:color="auto"/>
            <w:bottom w:val="none" w:sz="0" w:space="0" w:color="auto"/>
            <w:right w:val="none" w:sz="0" w:space="0" w:color="auto"/>
          </w:divBdr>
        </w:div>
        <w:div w:id="1011490375">
          <w:marLeft w:val="0"/>
          <w:marRight w:val="0"/>
          <w:marTop w:val="0"/>
          <w:marBottom w:val="0"/>
          <w:divBdr>
            <w:top w:val="none" w:sz="0" w:space="0" w:color="auto"/>
            <w:left w:val="none" w:sz="0" w:space="0" w:color="auto"/>
            <w:bottom w:val="none" w:sz="0" w:space="0" w:color="auto"/>
            <w:right w:val="none" w:sz="0" w:space="0" w:color="auto"/>
          </w:divBdr>
        </w:div>
        <w:div w:id="575478594">
          <w:marLeft w:val="0"/>
          <w:marRight w:val="0"/>
          <w:marTop w:val="0"/>
          <w:marBottom w:val="0"/>
          <w:divBdr>
            <w:top w:val="none" w:sz="0" w:space="0" w:color="auto"/>
            <w:left w:val="none" w:sz="0" w:space="0" w:color="auto"/>
            <w:bottom w:val="none" w:sz="0" w:space="0" w:color="auto"/>
            <w:right w:val="none" w:sz="0" w:space="0" w:color="auto"/>
          </w:divBdr>
        </w:div>
        <w:div w:id="1206411214">
          <w:marLeft w:val="0"/>
          <w:marRight w:val="0"/>
          <w:marTop w:val="0"/>
          <w:marBottom w:val="0"/>
          <w:divBdr>
            <w:top w:val="none" w:sz="0" w:space="0" w:color="auto"/>
            <w:left w:val="none" w:sz="0" w:space="0" w:color="auto"/>
            <w:bottom w:val="none" w:sz="0" w:space="0" w:color="auto"/>
            <w:right w:val="none" w:sz="0" w:space="0" w:color="auto"/>
          </w:divBdr>
        </w:div>
        <w:div w:id="248120850">
          <w:marLeft w:val="0"/>
          <w:marRight w:val="0"/>
          <w:marTop w:val="0"/>
          <w:marBottom w:val="0"/>
          <w:divBdr>
            <w:top w:val="none" w:sz="0" w:space="0" w:color="auto"/>
            <w:left w:val="none" w:sz="0" w:space="0" w:color="auto"/>
            <w:bottom w:val="none" w:sz="0" w:space="0" w:color="auto"/>
            <w:right w:val="none" w:sz="0" w:space="0" w:color="auto"/>
          </w:divBdr>
        </w:div>
        <w:div w:id="1460689183">
          <w:marLeft w:val="0"/>
          <w:marRight w:val="0"/>
          <w:marTop w:val="0"/>
          <w:marBottom w:val="0"/>
          <w:divBdr>
            <w:top w:val="none" w:sz="0" w:space="0" w:color="auto"/>
            <w:left w:val="none" w:sz="0" w:space="0" w:color="auto"/>
            <w:bottom w:val="none" w:sz="0" w:space="0" w:color="auto"/>
            <w:right w:val="none" w:sz="0" w:space="0" w:color="auto"/>
          </w:divBdr>
        </w:div>
      </w:divsChild>
    </w:div>
    <w:div w:id="241331825">
      <w:bodyDiv w:val="1"/>
      <w:marLeft w:val="0"/>
      <w:marRight w:val="0"/>
      <w:marTop w:val="0"/>
      <w:marBottom w:val="0"/>
      <w:divBdr>
        <w:top w:val="none" w:sz="0" w:space="0" w:color="auto"/>
        <w:left w:val="none" w:sz="0" w:space="0" w:color="auto"/>
        <w:bottom w:val="none" w:sz="0" w:space="0" w:color="auto"/>
        <w:right w:val="none" w:sz="0" w:space="0" w:color="auto"/>
      </w:divBdr>
    </w:div>
    <w:div w:id="411319498">
      <w:bodyDiv w:val="1"/>
      <w:marLeft w:val="0"/>
      <w:marRight w:val="0"/>
      <w:marTop w:val="0"/>
      <w:marBottom w:val="0"/>
      <w:divBdr>
        <w:top w:val="none" w:sz="0" w:space="0" w:color="auto"/>
        <w:left w:val="none" w:sz="0" w:space="0" w:color="auto"/>
        <w:bottom w:val="none" w:sz="0" w:space="0" w:color="auto"/>
        <w:right w:val="none" w:sz="0" w:space="0" w:color="auto"/>
      </w:divBdr>
    </w:div>
    <w:div w:id="430321435">
      <w:bodyDiv w:val="1"/>
      <w:marLeft w:val="0"/>
      <w:marRight w:val="0"/>
      <w:marTop w:val="0"/>
      <w:marBottom w:val="0"/>
      <w:divBdr>
        <w:top w:val="none" w:sz="0" w:space="0" w:color="auto"/>
        <w:left w:val="none" w:sz="0" w:space="0" w:color="auto"/>
        <w:bottom w:val="none" w:sz="0" w:space="0" w:color="auto"/>
        <w:right w:val="none" w:sz="0" w:space="0" w:color="auto"/>
      </w:divBdr>
    </w:div>
    <w:div w:id="555777140">
      <w:bodyDiv w:val="1"/>
      <w:marLeft w:val="0"/>
      <w:marRight w:val="0"/>
      <w:marTop w:val="0"/>
      <w:marBottom w:val="0"/>
      <w:divBdr>
        <w:top w:val="none" w:sz="0" w:space="0" w:color="auto"/>
        <w:left w:val="none" w:sz="0" w:space="0" w:color="auto"/>
        <w:bottom w:val="none" w:sz="0" w:space="0" w:color="auto"/>
        <w:right w:val="none" w:sz="0" w:space="0" w:color="auto"/>
      </w:divBdr>
    </w:div>
    <w:div w:id="686951482">
      <w:bodyDiv w:val="1"/>
      <w:marLeft w:val="0"/>
      <w:marRight w:val="0"/>
      <w:marTop w:val="0"/>
      <w:marBottom w:val="0"/>
      <w:divBdr>
        <w:top w:val="none" w:sz="0" w:space="0" w:color="auto"/>
        <w:left w:val="none" w:sz="0" w:space="0" w:color="auto"/>
        <w:bottom w:val="none" w:sz="0" w:space="0" w:color="auto"/>
        <w:right w:val="none" w:sz="0" w:space="0" w:color="auto"/>
      </w:divBdr>
    </w:div>
    <w:div w:id="755443968">
      <w:bodyDiv w:val="1"/>
      <w:marLeft w:val="0"/>
      <w:marRight w:val="0"/>
      <w:marTop w:val="0"/>
      <w:marBottom w:val="0"/>
      <w:divBdr>
        <w:top w:val="none" w:sz="0" w:space="0" w:color="auto"/>
        <w:left w:val="none" w:sz="0" w:space="0" w:color="auto"/>
        <w:bottom w:val="none" w:sz="0" w:space="0" w:color="auto"/>
        <w:right w:val="none" w:sz="0" w:space="0" w:color="auto"/>
      </w:divBdr>
    </w:div>
    <w:div w:id="764112367">
      <w:bodyDiv w:val="1"/>
      <w:marLeft w:val="0"/>
      <w:marRight w:val="0"/>
      <w:marTop w:val="0"/>
      <w:marBottom w:val="0"/>
      <w:divBdr>
        <w:top w:val="none" w:sz="0" w:space="0" w:color="auto"/>
        <w:left w:val="none" w:sz="0" w:space="0" w:color="auto"/>
        <w:bottom w:val="none" w:sz="0" w:space="0" w:color="auto"/>
        <w:right w:val="none" w:sz="0" w:space="0" w:color="auto"/>
      </w:divBdr>
    </w:div>
    <w:div w:id="774835566">
      <w:bodyDiv w:val="1"/>
      <w:marLeft w:val="0"/>
      <w:marRight w:val="0"/>
      <w:marTop w:val="0"/>
      <w:marBottom w:val="0"/>
      <w:divBdr>
        <w:top w:val="none" w:sz="0" w:space="0" w:color="auto"/>
        <w:left w:val="none" w:sz="0" w:space="0" w:color="auto"/>
        <w:bottom w:val="none" w:sz="0" w:space="0" w:color="auto"/>
        <w:right w:val="none" w:sz="0" w:space="0" w:color="auto"/>
      </w:divBdr>
    </w:div>
    <w:div w:id="829715086">
      <w:bodyDiv w:val="1"/>
      <w:marLeft w:val="0"/>
      <w:marRight w:val="0"/>
      <w:marTop w:val="0"/>
      <w:marBottom w:val="0"/>
      <w:divBdr>
        <w:top w:val="none" w:sz="0" w:space="0" w:color="auto"/>
        <w:left w:val="none" w:sz="0" w:space="0" w:color="auto"/>
        <w:bottom w:val="none" w:sz="0" w:space="0" w:color="auto"/>
        <w:right w:val="none" w:sz="0" w:space="0" w:color="auto"/>
      </w:divBdr>
    </w:div>
    <w:div w:id="831487771">
      <w:bodyDiv w:val="1"/>
      <w:marLeft w:val="0"/>
      <w:marRight w:val="0"/>
      <w:marTop w:val="0"/>
      <w:marBottom w:val="0"/>
      <w:divBdr>
        <w:top w:val="none" w:sz="0" w:space="0" w:color="auto"/>
        <w:left w:val="none" w:sz="0" w:space="0" w:color="auto"/>
        <w:bottom w:val="none" w:sz="0" w:space="0" w:color="auto"/>
        <w:right w:val="none" w:sz="0" w:space="0" w:color="auto"/>
      </w:divBdr>
    </w:div>
    <w:div w:id="939020533">
      <w:bodyDiv w:val="1"/>
      <w:marLeft w:val="0"/>
      <w:marRight w:val="0"/>
      <w:marTop w:val="0"/>
      <w:marBottom w:val="0"/>
      <w:divBdr>
        <w:top w:val="none" w:sz="0" w:space="0" w:color="auto"/>
        <w:left w:val="none" w:sz="0" w:space="0" w:color="auto"/>
        <w:bottom w:val="none" w:sz="0" w:space="0" w:color="auto"/>
        <w:right w:val="none" w:sz="0" w:space="0" w:color="auto"/>
      </w:divBdr>
    </w:div>
    <w:div w:id="1067454467">
      <w:bodyDiv w:val="1"/>
      <w:marLeft w:val="0"/>
      <w:marRight w:val="0"/>
      <w:marTop w:val="0"/>
      <w:marBottom w:val="0"/>
      <w:divBdr>
        <w:top w:val="none" w:sz="0" w:space="0" w:color="auto"/>
        <w:left w:val="none" w:sz="0" w:space="0" w:color="auto"/>
        <w:bottom w:val="none" w:sz="0" w:space="0" w:color="auto"/>
        <w:right w:val="none" w:sz="0" w:space="0" w:color="auto"/>
      </w:divBdr>
    </w:div>
    <w:div w:id="1228758817">
      <w:bodyDiv w:val="1"/>
      <w:marLeft w:val="0"/>
      <w:marRight w:val="0"/>
      <w:marTop w:val="0"/>
      <w:marBottom w:val="0"/>
      <w:divBdr>
        <w:top w:val="none" w:sz="0" w:space="0" w:color="auto"/>
        <w:left w:val="none" w:sz="0" w:space="0" w:color="auto"/>
        <w:bottom w:val="none" w:sz="0" w:space="0" w:color="auto"/>
        <w:right w:val="none" w:sz="0" w:space="0" w:color="auto"/>
      </w:divBdr>
    </w:div>
    <w:div w:id="1323503275">
      <w:bodyDiv w:val="1"/>
      <w:marLeft w:val="0"/>
      <w:marRight w:val="0"/>
      <w:marTop w:val="0"/>
      <w:marBottom w:val="0"/>
      <w:divBdr>
        <w:top w:val="none" w:sz="0" w:space="0" w:color="auto"/>
        <w:left w:val="none" w:sz="0" w:space="0" w:color="auto"/>
        <w:bottom w:val="none" w:sz="0" w:space="0" w:color="auto"/>
        <w:right w:val="none" w:sz="0" w:space="0" w:color="auto"/>
      </w:divBdr>
      <w:divsChild>
        <w:div w:id="45642709">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1330790555">
      <w:bodyDiv w:val="1"/>
      <w:marLeft w:val="0"/>
      <w:marRight w:val="0"/>
      <w:marTop w:val="0"/>
      <w:marBottom w:val="0"/>
      <w:divBdr>
        <w:top w:val="none" w:sz="0" w:space="0" w:color="auto"/>
        <w:left w:val="none" w:sz="0" w:space="0" w:color="auto"/>
        <w:bottom w:val="none" w:sz="0" w:space="0" w:color="auto"/>
        <w:right w:val="none" w:sz="0" w:space="0" w:color="auto"/>
      </w:divBdr>
    </w:div>
    <w:div w:id="1434353557">
      <w:bodyDiv w:val="1"/>
      <w:marLeft w:val="0"/>
      <w:marRight w:val="0"/>
      <w:marTop w:val="0"/>
      <w:marBottom w:val="0"/>
      <w:divBdr>
        <w:top w:val="none" w:sz="0" w:space="0" w:color="auto"/>
        <w:left w:val="none" w:sz="0" w:space="0" w:color="auto"/>
        <w:bottom w:val="none" w:sz="0" w:space="0" w:color="auto"/>
        <w:right w:val="none" w:sz="0" w:space="0" w:color="auto"/>
      </w:divBdr>
      <w:divsChild>
        <w:div w:id="603810868">
          <w:marLeft w:val="0"/>
          <w:marRight w:val="0"/>
          <w:marTop w:val="0"/>
          <w:marBottom w:val="0"/>
          <w:divBdr>
            <w:top w:val="none" w:sz="0" w:space="0" w:color="auto"/>
            <w:left w:val="none" w:sz="0" w:space="0" w:color="auto"/>
            <w:bottom w:val="none" w:sz="0" w:space="0" w:color="auto"/>
            <w:right w:val="none" w:sz="0" w:space="0" w:color="auto"/>
          </w:divBdr>
        </w:div>
        <w:div w:id="674917038">
          <w:marLeft w:val="0"/>
          <w:marRight w:val="0"/>
          <w:marTop w:val="0"/>
          <w:marBottom w:val="0"/>
          <w:divBdr>
            <w:top w:val="none" w:sz="0" w:space="0" w:color="auto"/>
            <w:left w:val="none" w:sz="0" w:space="0" w:color="auto"/>
            <w:bottom w:val="none" w:sz="0" w:space="0" w:color="auto"/>
            <w:right w:val="none" w:sz="0" w:space="0" w:color="auto"/>
          </w:divBdr>
          <w:divsChild>
            <w:div w:id="656032333">
              <w:marLeft w:val="180"/>
              <w:marRight w:val="240"/>
              <w:marTop w:val="0"/>
              <w:marBottom w:val="0"/>
              <w:divBdr>
                <w:top w:val="none" w:sz="0" w:space="0" w:color="auto"/>
                <w:left w:val="none" w:sz="0" w:space="0" w:color="auto"/>
                <w:bottom w:val="none" w:sz="0" w:space="0" w:color="auto"/>
                <w:right w:val="none" w:sz="0" w:space="0" w:color="auto"/>
              </w:divBdr>
              <w:divsChild>
                <w:div w:id="68120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6919">
          <w:marLeft w:val="0"/>
          <w:marRight w:val="0"/>
          <w:marTop w:val="0"/>
          <w:marBottom w:val="0"/>
          <w:divBdr>
            <w:top w:val="none" w:sz="0" w:space="0" w:color="auto"/>
            <w:left w:val="none" w:sz="0" w:space="0" w:color="auto"/>
            <w:bottom w:val="none" w:sz="0" w:space="0" w:color="auto"/>
            <w:right w:val="none" w:sz="0" w:space="0" w:color="auto"/>
          </w:divBdr>
          <w:divsChild>
            <w:div w:id="778335128">
              <w:marLeft w:val="180"/>
              <w:marRight w:val="240"/>
              <w:marTop w:val="0"/>
              <w:marBottom w:val="0"/>
              <w:divBdr>
                <w:top w:val="none" w:sz="0" w:space="0" w:color="auto"/>
                <w:left w:val="none" w:sz="0" w:space="0" w:color="auto"/>
                <w:bottom w:val="none" w:sz="0" w:space="0" w:color="auto"/>
                <w:right w:val="none" w:sz="0" w:space="0" w:color="auto"/>
              </w:divBdr>
              <w:divsChild>
                <w:div w:id="11494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6457">
          <w:marLeft w:val="0"/>
          <w:marRight w:val="0"/>
          <w:marTop w:val="0"/>
          <w:marBottom w:val="0"/>
          <w:divBdr>
            <w:top w:val="none" w:sz="0" w:space="0" w:color="auto"/>
            <w:left w:val="none" w:sz="0" w:space="0" w:color="auto"/>
            <w:bottom w:val="none" w:sz="0" w:space="0" w:color="auto"/>
            <w:right w:val="none" w:sz="0" w:space="0" w:color="auto"/>
          </w:divBdr>
          <w:divsChild>
            <w:div w:id="1222861716">
              <w:marLeft w:val="180"/>
              <w:marRight w:val="240"/>
              <w:marTop w:val="0"/>
              <w:marBottom w:val="0"/>
              <w:divBdr>
                <w:top w:val="none" w:sz="0" w:space="0" w:color="auto"/>
                <w:left w:val="none" w:sz="0" w:space="0" w:color="auto"/>
                <w:bottom w:val="none" w:sz="0" w:space="0" w:color="auto"/>
                <w:right w:val="none" w:sz="0" w:space="0" w:color="auto"/>
              </w:divBdr>
              <w:divsChild>
                <w:div w:id="6902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1409">
          <w:marLeft w:val="0"/>
          <w:marRight w:val="0"/>
          <w:marTop w:val="0"/>
          <w:marBottom w:val="0"/>
          <w:divBdr>
            <w:top w:val="none" w:sz="0" w:space="0" w:color="auto"/>
            <w:left w:val="none" w:sz="0" w:space="0" w:color="auto"/>
            <w:bottom w:val="none" w:sz="0" w:space="0" w:color="auto"/>
            <w:right w:val="none" w:sz="0" w:space="0" w:color="auto"/>
          </w:divBdr>
          <w:divsChild>
            <w:div w:id="741491511">
              <w:marLeft w:val="180"/>
              <w:marRight w:val="240"/>
              <w:marTop w:val="0"/>
              <w:marBottom w:val="0"/>
              <w:divBdr>
                <w:top w:val="none" w:sz="0" w:space="0" w:color="auto"/>
                <w:left w:val="none" w:sz="0" w:space="0" w:color="auto"/>
                <w:bottom w:val="none" w:sz="0" w:space="0" w:color="auto"/>
                <w:right w:val="none" w:sz="0" w:space="0" w:color="auto"/>
              </w:divBdr>
              <w:divsChild>
                <w:div w:id="16926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3948">
          <w:marLeft w:val="0"/>
          <w:marRight w:val="0"/>
          <w:marTop w:val="0"/>
          <w:marBottom w:val="0"/>
          <w:divBdr>
            <w:top w:val="none" w:sz="0" w:space="0" w:color="auto"/>
            <w:left w:val="none" w:sz="0" w:space="0" w:color="auto"/>
            <w:bottom w:val="none" w:sz="0" w:space="0" w:color="auto"/>
            <w:right w:val="none" w:sz="0" w:space="0" w:color="auto"/>
          </w:divBdr>
          <w:divsChild>
            <w:div w:id="862129507">
              <w:marLeft w:val="180"/>
              <w:marRight w:val="240"/>
              <w:marTop w:val="0"/>
              <w:marBottom w:val="0"/>
              <w:divBdr>
                <w:top w:val="none" w:sz="0" w:space="0" w:color="auto"/>
                <w:left w:val="none" w:sz="0" w:space="0" w:color="auto"/>
                <w:bottom w:val="none" w:sz="0" w:space="0" w:color="auto"/>
                <w:right w:val="none" w:sz="0" w:space="0" w:color="auto"/>
              </w:divBdr>
              <w:divsChild>
                <w:div w:id="43637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9010">
          <w:marLeft w:val="0"/>
          <w:marRight w:val="0"/>
          <w:marTop w:val="0"/>
          <w:marBottom w:val="0"/>
          <w:divBdr>
            <w:top w:val="none" w:sz="0" w:space="0" w:color="auto"/>
            <w:left w:val="none" w:sz="0" w:space="0" w:color="auto"/>
            <w:bottom w:val="none" w:sz="0" w:space="0" w:color="auto"/>
            <w:right w:val="none" w:sz="0" w:space="0" w:color="auto"/>
          </w:divBdr>
          <w:divsChild>
            <w:div w:id="14113947">
              <w:marLeft w:val="180"/>
              <w:marRight w:val="240"/>
              <w:marTop w:val="0"/>
              <w:marBottom w:val="0"/>
              <w:divBdr>
                <w:top w:val="none" w:sz="0" w:space="0" w:color="auto"/>
                <w:left w:val="none" w:sz="0" w:space="0" w:color="auto"/>
                <w:bottom w:val="none" w:sz="0" w:space="0" w:color="auto"/>
                <w:right w:val="none" w:sz="0" w:space="0" w:color="auto"/>
              </w:divBdr>
              <w:divsChild>
                <w:div w:id="77182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47864">
          <w:marLeft w:val="0"/>
          <w:marRight w:val="0"/>
          <w:marTop w:val="0"/>
          <w:marBottom w:val="0"/>
          <w:divBdr>
            <w:top w:val="none" w:sz="0" w:space="0" w:color="auto"/>
            <w:left w:val="none" w:sz="0" w:space="0" w:color="auto"/>
            <w:bottom w:val="none" w:sz="0" w:space="0" w:color="auto"/>
            <w:right w:val="none" w:sz="0" w:space="0" w:color="auto"/>
          </w:divBdr>
          <w:divsChild>
            <w:div w:id="327832613">
              <w:marLeft w:val="180"/>
              <w:marRight w:val="240"/>
              <w:marTop w:val="0"/>
              <w:marBottom w:val="0"/>
              <w:divBdr>
                <w:top w:val="none" w:sz="0" w:space="0" w:color="auto"/>
                <w:left w:val="none" w:sz="0" w:space="0" w:color="auto"/>
                <w:bottom w:val="none" w:sz="0" w:space="0" w:color="auto"/>
                <w:right w:val="none" w:sz="0" w:space="0" w:color="auto"/>
              </w:divBdr>
              <w:divsChild>
                <w:div w:id="14330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38722">
          <w:marLeft w:val="0"/>
          <w:marRight w:val="0"/>
          <w:marTop w:val="0"/>
          <w:marBottom w:val="0"/>
          <w:divBdr>
            <w:top w:val="none" w:sz="0" w:space="0" w:color="auto"/>
            <w:left w:val="none" w:sz="0" w:space="0" w:color="auto"/>
            <w:bottom w:val="none" w:sz="0" w:space="0" w:color="auto"/>
            <w:right w:val="none" w:sz="0" w:space="0" w:color="auto"/>
          </w:divBdr>
          <w:divsChild>
            <w:div w:id="1584873813">
              <w:marLeft w:val="180"/>
              <w:marRight w:val="240"/>
              <w:marTop w:val="0"/>
              <w:marBottom w:val="0"/>
              <w:divBdr>
                <w:top w:val="none" w:sz="0" w:space="0" w:color="auto"/>
                <w:left w:val="none" w:sz="0" w:space="0" w:color="auto"/>
                <w:bottom w:val="none" w:sz="0" w:space="0" w:color="auto"/>
                <w:right w:val="none" w:sz="0" w:space="0" w:color="auto"/>
              </w:divBdr>
              <w:divsChild>
                <w:div w:id="5144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4802">
          <w:marLeft w:val="0"/>
          <w:marRight w:val="0"/>
          <w:marTop w:val="0"/>
          <w:marBottom w:val="0"/>
          <w:divBdr>
            <w:top w:val="none" w:sz="0" w:space="0" w:color="auto"/>
            <w:left w:val="none" w:sz="0" w:space="0" w:color="auto"/>
            <w:bottom w:val="none" w:sz="0" w:space="0" w:color="auto"/>
            <w:right w:val="none" w:sz="0" w:space="0" w:color="auto"/>
          </w:divBdr>
          <w:divsChild>
            <w:div w:id="764036613">
              <w:marLeft w:val="180"/>
              <w:marRight w:val="240"/>
              <w:marTop w:val="0"/>
              <w:marBottom w:val="0"/>
              <w:divBdr>
                <w:top w:val="none" w:sz="0" w:space="0" w:color="auto"/>
                <w:left w:val="none" w:sz="0" w:space="0" w:color="auto"/>
                <w:bottom w:val="none" w:sz="0" w:space="0" w:color="auto"/>
                <w:right w:val="none" w:sz="0" w:space="0" w:color="auto"/>
              </w:divBdr>
              <w:divsChild>
                <w:div w:id="250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36438">
          <w:marLeft w:val="0"/>
          <w:marRight w:val="0"/>
          <w:marTop w:val="0"/>
          <w:marBottom w:val="0"/>
          <w:divBdr>
            <w:top w:val="none" w:sz="0" w:space="0" w:color="auto"/>
            <w:left w:val="none" w:sz="0" w:space="0" w:color="auto"/>
            <w:bottom w:val="none" w:sz="0" w:space="0" w:color="auto"/>
            <w:right w:val="none" w:sz="0" w:space="0" w:color="auto"/>
          </w:divBdr>
          <w:divsChild>
            <w:div w:id="1696728705">
              <w:marLeft w:val="180"/>
              <w:marRight w:val="240"/>
              <w:marTop w:val="0"/>
              <w:marBottom w:val="0"/>
              <w:divBdr>
                <w:top w:val="none" w:sz="0" w:space="0" w:color="auto"/>
                <w:left w:val="none" w:sz="0" w:space="0" w:color="auto"/>
                <w:bottom w:val="none" w:sz="0" w:space="0" w:color="auto"/>
                <w:right w:val="none" w:sz="0" w:space="0" w:color="auto"/>
              </w:divBdr>
              <w:divsChild>
                <w:div w:id="197239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7086">
          <w:marLeft w:val="0"/>
          <w:marRight w:val="0"/>
          <w:marTop w:val="0"/>
          <w:marBottom w:val="0"/>
          <w:divBdr>
            <w:top w:val="none" w:sz="0" w:space="0" w:color="auto"/>
            <w:left w:val="none" w:sz="0" w:space="0" w:color="auto"/>
            <w:bottom w:val="none" w:sz="0" w:space="0" w:color="auto"/>
            <w:right w:val="none" w:sz="0" w:space="0" w:color="auto"/>
          </w:divBdr>
          <w:divsChild>
            <w:div w:id="1756628036">
              <w:marLeft w:val="180"/>
              <w:marRight w:val="240"/>
              <w:marTop w:val="0"/>
              <w:marBottom w:val="0"/>
              <w:divBdr>
                <w:top w:val="none" w:sz="0" w:space="0" w:color="auto"/>
                <w:left w:val="none" w:sz="0" w:space="0" w:color="auto"/>
                <w:bottom w:val="none" w:sz="0" w:space="0" w:color="auto"/>
                <w:right w:val="none" w:sz="0" w:space="0" w:color="auto"/>
              </w:divBdr>
              <w:divsChild>
                <w:div w:id="202408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54675">
          <w:marLeft w:val="0"/>
          <w:marRight w:val="0"/>
          <w:marTop w:val="0"/>
          <w:marBottom w:val="0"/>
          <w:divBdr>
            <w:top w:val="none" w:sz="0" w:space="0" w:color="auto"/>
            <w:left w:val="none" w:sz="0" w:space="0" w:color="auto"/>
            <w:bottom w:val="none" w:sz="0" w:space="0" w:color="auto"/>
            <w:right w:val="none" w:sz="0" w:space="0" w:color="auto"/>
          </w:divBdr>
          <w:divsChild>
            <w:div w:id="991325680">
              <w:marLeft w:val="180"/>
              <w:marRight w:val="240"/>
              <w:marTop w:val="0"/>
              <w:marBottom w:val="0"/>
              <w:divBdr>
                <w:top w:val="none" w:sz="0" w:space="0" w:color="auto"/>
                <w:left w:val="none" w:sz="0" w:space="0" w:color="auto"/>
                <w:bottom w:val="none" w:sz="0" w:space="0" w:color="auto"/>
                <w:right w:val="none" w:sz="0" w:space="0" w:color="auto"/>
              </w:divBdr>
              <w:divsChild>
                <w:div w:id="15610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41911">
          <w:marLeft w:val="0"/>
          <w:marRight w:val="0"/>
          <w:marTop w:val="0"/>
          <w:marBottom w:val="0"/>
          <w:divBdr>
            <w:top w:val="none" w:sz="0" w:space="0" w:color="auto"/>
            <w:left w:val="none" w:sz="0" w:space="0" w:color="auto"/>
            <w:bottom w:val="none" w:sz="0" w:space="0" w:color="auto"/>
            <w:right w:val="none" w:sz="0" w:space="0" w:color="auto"/>
          </w:divBdr>
          <w:divsChild>
            <w:div w:id="149641030">
              <w:marLeft w:val="180"/>
              <w:marRight w:val="240"/>
              <w:marTop w:val="0"/>
              <w:marBottom w:val="0"/>
              <w:divBdr>
                <w:top w:val="none" w:sz="0" w:space="0" w:color="auto"/>
                <w:left w:val="none" w:sz="0" w:space="0" w:color="auto"/>
                <w:bottom w:val="none" w:sz="0" w:space="0" w:color="auto"/>
                <w:right w:val="none" w:sz="0" w:space="0" w:color="auto"/>
              </w:divBdr>
              <w:divsChild>
                <w:div w:id="24445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84674">
          <w:marLeft w:val="0"/>
          <w:marRight w:val="0"/>
          <w:marTop w:val="0"/>
          <w:marBottom w:val="0"/>
          <w:divBdr>
            <w:top w:val="none" w:sz="0" w:space="0" w:color="auto"/>
            <w:left w:val="none" w:sz="0" w:space="0" w:color="auto"/>
            <w:bottom w:val="none" w:sz="0" w:space="0" w:color="auto"/>
            <w:right w:val="none" w:sz="0" w:space="0" w:color="auto"/>
          </w:divBdr>
          <w:divsChild>
            <w:div w:id="773860734">
              <w:marLeft w:val="180"/>
              <w:marRight w:val="240"/>
              <w:marTop w:val="0"/>
              <w:marBottom w:val="0"/>
              <w:divBdr>
                <w:top w:val="none" w:sz="0" w:space="0" w:color="auto"/>
                <w:left w:val="none" w:sz="0" w:space="0" w:color="auto"/>
                <w:bottom w:val="none" w:sz="0" w:space="0" w:color="auto"/>
                <w:right w:val="none" w:sz="0" w:space="0" w:color="auto"/>
              </w:divBdr>
              <w:divsChild>
                <w:div w:id="15525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2762">
          <w:marLeft w:val="0"/>
          <w:marRight w:val="0"/>
          <w:marTop w:val="0"/>
          <w:marBottom w:val="0"/>
          <w:divBdr>
            <w:top w:val="none" w:sz="0" w:space="0" w:color="auto"/>
            <w:left w:val="none" w:sz="0" w:space="0" w:color="auto"/>
            <w:bottom w:val="none" w:sz="0" w:space="0" w:color="auto"/>
            <w:right w:val="none" w:sz="0" w:space="0" w:color="auto"/>
          </w:divBdr>
          <w:divsChild>
            <w:div w:id="704065087">
              <w:marLeft w:val="180"/>
              <w:marRight w:val="240"/>
              <w:marTop w:val="0"/>
              <w:marBottom w:val="0"/>
              <w:divBdr>
                <w:top w:val="none" w:sz="0" w:space="0" w:color="auto"/>
                <w:left w:val="none" w:sz="0" w:space="0" w:color="auto"/>
                <w:bottom w:val="none" w:sz="0" w:space="0" w:color="auto"/>
                <w:right w:val="none" w:sz="0" w:space="0" w:color="auto"/>
              </w:divBdr>
              <w:divsChild>
                <w:div w:id="20824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3476">
          <w:marLeft w:val="0"/>
          <w:marRight w:val="0"/>
          <w:marTop w:val="0"/>
          <w:marBottom w:val="0"/>
          <w:divBdr>
            <w:top w:val="none" w:sz="0" w:space="0" w:color="auto"/>
            <w:left w:val="none" w:sz="0" w:space="0" w:color="auto"/>
            <w:bottom w:val="none" w:sz="0" w:space="0" w:color="auto"/>
            <w:right w:val="none" w:sz="0" w:space="0" w:color="auto"/>
          </w:divBdr>
          <w:divsChild>
            <w:div w:id="102195053">
              <w:marLeft w:val="180"/>
              <w:marRight w:val="240"/>
              <w:marTop w:val="0"/>
              <w:marBottom w:val="0"/>
              <w:divBdr>
                <w:top w:val="none" w:sz="0" w:space="0" w:color="auto"/>
                <w:left w:val="none" w:sz="0" w:space="0" w:color="auto"/>
                <w:bottom w:val="none" w:sz="0" w:space="0" w:color="auto"/>
                <w:right w:val="none" w:sz="0" w:space="0" w:color="auto"/>
              </w:divBdr>
              <w:divsChild>
                <w:div w:id="6246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8516">
          <w:marLeft w:val="0"/>
          <w:marRight w:val="0"/>
          <w:marTop w:val="0"/>
          <w:marBottom w:val="0"/>
          <w:divBdr>
            <w:top w:val="none" w:sz="0" w:space="0" w:color="auto"/>
            <w:left w:val="none" w:sz="0" w:space="0" w:color="auto"/>
            <w:bottom w:val="none" w:sz="0" w:space="0" w:color="auto"/>
            <w:right w:val="none" w:sz="0" w:space="0" w:color="auto"/>
          </w:divBdr>
          <w:divsChild>
            <w:div w:id="87121930">
              <w:marLeft w:val="180"/>
              <w:marRight w:val="240"/>
              <w:marTop w:val="0"/>
              <w:marBottom w:val="0"/>
              <w:divBdr>
                <w:top w:val="none" w:sz="0" w:space="0" w:color="auto"/>
                <w:left w:val="none" w:sz="0" w:space="0" w:color="auto"/>
                <w:bottom w:val="none" w:sz="0" w:space="0" w:color="auto"/>
                <w:right w:val="none" w:sz="0" w:space="0" w:color="auto"/>
              </w:divBdr>
              <w:divsChild>
                <w:div w:id="211320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89670">
          <w:marLeft w:val="0"/>
          <w:marRight w:val="0"/>
          <w:marTop w:val="0"/>
          <w:marBottom w:val="0"/>
          <w:divBdr>
            <w:top w:val="none" w:sz="0" w:space="0" w:color="auto"/>
            <w:left w:val="none" w:sz="0" w:space="0" w:color="auto"/>
            <w:bottom w:val="none" w:sz="0" w:space="0" w:color="auto"/>
            <w:right w:val="none" w:sz="0" w:space="0" w:color="auto"/>
          </w:divBdr>
          <w:divsChild>
            <w:div w:id="1133601879">
              <w:marLeft w:val="180"/>
              <w:marRight w:val="240"/>
              <w:marTop w:val="0"/>
              <w:marBottom w:val="0"/>
              <w:divBdr>
                <w:top w:val="none" w:sz="0" w:space="0" w:color="auto"/>
                <w:left w:val="none" w:sz="0" w:space="0" w:color="auto"/>
                <w:bottom w:val="none" w:sz="0" w:space="0" w:color="auto"/>
                <w:right w:val="none" w:sz="0" w:space="0" w:color="auto"/>
              </w:divBdr>
              <w:divsChild>
                <w:div w:id="30678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26220">
          <w:marLeft w:val="0"/>
          <w:marRight w:val="0"/>
          <w:marTop w:val="0"/>
          <w:marBottom w:val="0"/>
          <w:divBdr>
            <w:top w:val="none" w:sz="0" w:space="0" w:color="auto"/>
            <w:left w:val="none" w:sz="0" w:space="0" w:color="auto"/>
            <w:bottom w:val="none" w:sz="0" w:space="0" w:color="auto"/>
            <w:right w:val="none" w:sz="0" w:space="0" w:color="auto"/>
          </w:divBdr>
          <w:divsChild>
            <w:div w:id="2044134642">
              <w:marLeft w:val="180"/>
              <w:marRight w:val="240"/>
              <w:marTop w:val="0"/>
              <w:marBottom w:val="0"/>
              <w:divBdr>
                <w:top w:val="none" w:sz="0" w:space="0" w:color="auto"/>
                <w:left w:val="none" w:sz="0" w:space="0" w:color="auto"/>
                <w:bottom w:val="none" w:sz="0" w:space="0" w:color="auto"/>
                <w:right w:val="none" w:sz="0" w:space="0" w:color="auto"/>
              </w:divBdr>
              <w:divsChild>
                <w:div w:id="10007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30452">
          <w:marLeft w:val="0"/>
          <w:marRight w:val="0"/>
          <w:marTop w:val="0"/>
          <w:marBottom w:val="0"/>
          <w:divBdr>
            <w:top w:val="none" w:sz="0" w:space="0" w:color="auto"/>
            <w:left w:val="none" w:sz="0" w:space="0" w:color="auto"/>
            <w:bottom w:val="none" w:sz="0" w:space="0" w:color="auto"/>
            <w:right w:val="none" w:sz="0" w:space="0" w:color="auto"/>
          </w:divBdr>
          <w:divsChild>
            <w:div w:id="1182671895">
              <w:marLeft w:val="180"/>
              <w:marRight w:val="240"/>
              <w:marTop w:val="0"/>
              <w:marBottom w:val="0"/>
              <w:divBdr>
                <w:top w:val="none" w:sz="0" w:space="0" w:color="auto"/>
                <w:left w:val="none" w:sz="0" w:space="0" w:color="auto"/>
                <w:bottom w:val="none" w:sz="0" w:space="0" w:color="auto"/>
                <w:right w:val="none" w:sz="0" w:space="0" w:color="auto"/>
              </w:divBdr>
              <w:divsChild>
                <w:div w:id="7721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7571">
          <w:marLeft w:val="0"/>
          <w:marRight w:val="0"/>
          <w:marTop w:val="0"/>
          <w:marBottom w:val="0"/>
          <w:divBdr>
            <w:top w:val="none" w:sz="0" w:space="0" w:color="auto"/>
            <w:left w:val="none" w:sz="0" w:space="0" w:color="auto"/>
            <w:bottom w:val="none" w:sz="0" w:space="0" w:color="auto"/>
            <w:right w:val="none" w:sz="0" w:space="0" w:color="auto"/>
          </w:divBdr>
          <w:divsChild>
            <w:div w:id="1689796590">
              <w:marLeft w:val="180"/>
              <w:marRight w:val="240"/>
              <w:marTop w:val="0"/>
              <w:marBottom w:val="0"/>
              <w:divBdr>
                <w:top w:val="none" w:sz="0" w:space="0" w:color="auto"/>
                <w:left w:val="none" w:sz="0" w:space="0" w:color="auto"/>
                <w:bottom w:val="none" w:sz="0" w:space="0" w:color="auto"/>
                <w:right w:val="none" w:sz="0" w:space="0" w:color="auto"/>
              </w:divBdr>
              <w:divsChild>
                <w:div w:id="12158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18888">
          <w:marLeft w:val="0"/>
          <w:marRight w:val="0"/>
          <w:marTop w:val="0"/>
          <w:marBottom w:val="0"/>
          <w:divBdr>
            <w:top w:val="none" w:sz="0" w:space="0" w:color="auto"/>
            <w:left w:val="none" w:sz="0" w:space="0" w:color="auto"/>
            <w:bottom w:val="none" w:sz="0" w:space="0" w:color="auto"/>
            <w:right w:val="none" w:sz="0" w:space="0" w:color="auto"/>
          </w:divBdr>
          <w:divsChild>
            <w:div w:id="1677225145">
              <w:marLeft w:val="180"/>
              <w:marRight w:val="240"/>
              <w:marTop w:val="0"/>
              <w:marBottom w:val="0"/>
              <w:divBdr>
                <w:top w:val="none" w:sz="0" w:space="0" w:color="auto"/>
                <w:left w:val="none" w:sz="0" w:space="0" w:color="auto"/>
                <w:bottom w:val="none" w:sz="0" w:space="0" w:color="auto"/>
                <w:right w:val="none" w:sz="0" w:space="0" w:color="auto"/>
              </w:divBdr>
              <w:divsChild>
                <w:div w:id="21863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31945">
          <w:marLeft w:val="0"/>
          <w:marRight w:val="0"/>
          <w:marTop w:val="0"/>
          <w:marBottom w:val="0"/>
          <w:divBdr>
            <w:top w:val="none" w:sz="0" w:space="0" w:color="auto"/>
            <w:left w:val="none" w:sz="0" w:space="0" w:color="auto"/>
            <w:bottom w:val="none" w:sz="0" w:space="0" w:color="auto"/>
            <w:right w:val="none" w:sz="0" w:space="0" w:color="auto"/>
          </w:divBdr>
          <w:divsChild>
            <w:div w:id="846604031">
              <w:marLeft w:val="180"/>
              <w:marRight w:val="240"/>
              <w:marTop w:val="0"/>
              <w:marBottom w:val="0"/>
              <w:divBdr>
                <w:top w:val="none" w:sz="0" w:space="0" w:color="auto"/>
                <w:left w:val="none" w:sz="0" w:space="0" w:color="auto"/>
                <w:bottom w:val="none" w:sz="0" w:space="0" w:color="auto"/>
                <w:right w:val="none" w:sz="0" w:space="0" w:color="auto"/>
              </w:divBdr>
              <w:divsChild>
                <w:div w:id="75991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27545">
          <w:marLeft w:val="0"/>
          <w:marRight w:val="0"/>
          <w:marTop w:val="0"/>
          <w:marBottom w:val="0"/>
          <w:divBdr>
            <w:top w:val="none" w:sz="0" w:space="0" w:color="auto"/>
            <w:left w:val="none" w:sz="0" w:space="0" w:color="auto"/>
            <w:bottom w:val="none" w:sz="0" w:space="0" w:color="auto"/>
            <w:right w:val="none" w:sz="0" w:space="0" w:color="auto"/>
          </w:divBdr>
          <w:divsChild>
            <w:div w:id="889995063">
              <w:marLeft w:val="180"/>
              <w:marRight w:val="240"/>
              <w:marTop w:val="0"/>
              <w:marBottom w:val="0"/>
              <w:divBdr>
                <w:top w:val="none" w:sz="0" w:space="0" w:color="auto"/>
                <w:left w:val="none" w:sz="0" w:space="0" w:color="auto"/>
                <w:bottom w:val="none" w:sz="0" w:space="0" w:color="auto"/>
                <w:right w:val="none" w:sz="0" w:space="0" w:color="auto"/>
              </w:divBdr>
              <w:divsChild>
                <w:div w:id="96705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2541">
          <w:marLeft w:val="0"/>
          <w:marRight w:val="0"/>
          <w:marTop w:val="0"/>
          <w:marBottom w:val="0"/>
          <w:divBdr>
            <w:top w:val="none" w:sz="0" w:space="0" w:color="auto"/>
            <w:left w:val="none" w:sz="0" w:space="0" w:color="auto"/>
            <w:bottom w:val="none" w:sz="0" w:space="0" w:color="auto"/>
            <w:right w:val="none" w:sz="0" w:space="0" w:color="auto"/>
          </w:divBdr>
          <w:divsChild>
            <w:div w:id="1962880041">
              <w:marLeft w:val="180"/>
              <w:marRight w:val="240"/>
              <w:marTop w:val="0"/>
              <w:marBottom w:val="0"/>
              <w:divBdr>
                <w:top w:val="none" w:sz="0" w:space="0" w:color="auto"/>
                <w:left w:val="none" w:sz="0" w:space="0" w:color="auto"/>
                <w:bottom w:val="none" w:sz="0" w:space="0" w:color="auto"/>
                <w:right w:val="none" w:sz="0" w:space="0" w:color="auto"/>
              </w:divBdr>
              <w:divsChild>
                <w:div w:id="62724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64060">
          <w:marLeft w:val="0"/>
          <w:marRight w:val="0"/>
          <w:marTop w:val="0"/>
          <w:marBottom w:val="0"/>
          <w:divBdr>
            <w:top w:val="none" w:sz="0" w:space="0" w:color="auto"/>
            <w:left w:val="none" w:sz="0" w:space="0" w:color="auto"/>
            <w:bottom w:val="none" w:sz="0" w:space="0" w:color="auto"/>
            <w:right w:val="none" w:sz="0" w:space="0" w:color="auto"/>
          </w:divBdr>
          <w:divsChild>
            <w:div w:id="558321895">
              <w:marLeft w:val="180"/>
              <w:marRight w:val="240"/>
              <w:marTop w:val="0"/>
              <w:marBottom w:val="0"/>
              <w:divBdr>
                <w:top w:val="none" w:sz="0" w:space="0" w:color="auto"/>
                <w:left w:val="none" w:sz="0" w:space="0" w:color="auto"/>
                <w:bottom w:val="none" w:sz="0" w:space="0" w:color="auto"/>
                <w:right w:val="none" w:sz="0" w:space="0" w:color="auto"/>
              </w:divBdr>
              <w:divsChild>
                <w:div w:id="18566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48937">
          <w:marLeft w:val="0"/>
          <w:marRight w:val="0"/>
          <w:marTop w:val="0"/>
          <w:marBottom w:val="0"/>
          <w:divBdr>
            <w:top w:val="none" w:sz="0" w:space="0" w:color="auto"/>
            <w:left w:val="none" w:sz="0" w:space="0" w:color="auto"/>
            <w:bottom w:val="none" w:sz="0" w:space="0" w:color="auto"/>
            <w:right w:val="none" w:sz="0" w:space="0" w:color="auto"/>
          </w:divBdr>
          <w:divsChild>
            <w:div w:id="1929195913">
              <w:marLeft w:val="180"/>
              <w:marRight w:val="240"/>
              <w:marTop w:val="0"/>
              <w:marBottom w:val="0"/>
              <w:divBdr>
                <w:top w:val="none" w:sz="0" w:space="0" w:color="auto"/>
                <w:left w:val="none" w:sz="0" w:space="0" w:color="auto"/>
                <w:bottom w:val="none" w:sz="0" w:space="0" w:color="auto"/>
                <w:right w:val="none" w:sz="0" w:space="0" w:color="auto"/>
              </w:divBdr>
              <w:divsChild>
                <w:div w:id="8398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51592">
          <w:marLeft w:val="0"/>
          <w:marRight w:val="0"/>
          <w:marTop w:val="0"/>
          <w:marBottom w:val="0"/>
          <w:divBdr>
            <w:top w:val="none" w:sz="0" w:space="0" w:color="auto"/>
            <w:left w:val="none" w:sz="0" w:space="0" w:color="auto"/>
            <w:bottom w:val="none" w:sz="0" w:space="0" w:color="auto"/>
            <w:right w:val="none" w:sz="0" w:space="0" w:color="auto"/>
          </w:divBdr>
          <w:divsChild>
            <w:div w:id="196090419">
              <w:marLeft w:val="180"/>
              <w:marRight w:val="240"/>
              <w:marTop w:val="0"/>
              <w:marBottom w:val="0"/>
              <w:divBdr>
                <w:top w:val="none" w:sz="0" w:space="0" w:color="auto"/>
                <w:left w:val="none" w:sz="0" w:space="0" w:color="auto"/>
                <w:bottom w:val="none" w:sz="0" w:space="0" w:color="auto"/>
                <w:right w:val="none" w:sz="0" w:space="0" w:color="auto"/>
              </w:divBdr>
              <w:divsChild>
                <w:div w:id="15527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37272">
          <w:marLeft w:val="0"/>
          <w:marRight w:val="0"/>
          <w:marTop w:val="0"/>
          <w:marBottom w:val="0"/>
          <w:divBdr>
            <w:top w:val="none" w:sz="0" w:space="0" w:color="auto"/>
            <w:left w:val="none" w:sz="0" w:space="0" w:color="auto"/>
            <w:bottom w:val="none" w:sz="0" w:space="0" w:color="auto"/>
            <w:right w:val="none" w:sz="0" w:space="0" w:color="auto"/>
          </w:divBdr>
          <w:divsChild>
            <w:div w:id="397017670">
              <w:marLeft w:val="180"/>
              <w:marRight w:val="240"/>
              <w:marTop w:val="0"/>
              <w:marBottom w:val="0"/>
              <w:divBdr>
                <w:top w:val="none" w:sz="0" w:space="0" w:color="auto"/>
                <w:left w:val="none" w:sz="0" w:space="0" w:color="auto"/>
                <w:bottom w:val="none" w:sz="0" w:space="0" w:color="auto"/>
                <w:right w:val="none" w:sz="0" w:space="0" w:color="auto"/>
              </w:divBdr>
              <w:divsChild>
                <w:div w:id="131256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5362">
          <w:marLeft w:val="0"/>
          <w:marRight w:val="0"/>
          <w:marTop w:val="0"/>
          <w:marBottom w:val="0"/>
          <w:divBdr>
            <w:top w:val="none" w:sz="0" w:space="0" w:color="auto"/>
            <w:left w:val="none" w:sz="0" w:space="0" w:color="auto"/>
            <w:bottom w:val="none" w:sz="0" w:space="0" w:color="auto"/>
            <w:right w:val="none" w:sz="0" w:space="0" w:color="auto"/>
          </w:divBdr>
          <w:divsChild>
            <w:div w:id="184175464">
              <w:marLeft w:val="180"/>
              <w:marRight w:val="240"/>
              <w:marTop w:val="0"/>
              <w:marBottom w:val="0"/>
              <w:divBdr>
                <w:top w:val="none" w:sz="0" w:space="0" w:color="auto"/>
                <w:left w:val="none" w:sz="0" w:space="0" w:color="auto"/>
                <w:bottom w:val="none" w:sz="0" w:space="0" w:color="auto"/>
                <w:right w:val="none" w:sz="0" w:space="0" w:color="auto"/>
              </w:divBdr>
              <w:divsChild>
                <w:div w:id="19140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92121">
          <w:marLeft w:val="0"/>
          <w:marRight w:val="0"/>
          <w:marTop w:val="0"/>
          <w:marBottom w:val="0"/>
          <w:divBdr>
            <w:top w:val="none" w:sz="0" w:space="0" w:color="auto"/>
            <w:left w:val="none" w:sz="0" w:space="0" w:color="auto"/>
            <w:bottom w:val="none" w:sz="0" w:space="0" w:color="auto"/>
            <w:right w:val="none" w:sz="0" w:space="0" w:color="auto"/>
          </w:divBdr>
          <w:divsChild>
            <w:div w:id="1253277526">
              <w:marLeft w:val="180"/>
              <w:marRight w:val="240"/>
              <w:marTop w:val="0"/>
              <w:marBottom w:val="0"/>
              <w:divBdr>
                <w:top w:val="none" w:sz="0" w:space="0" w:color="auto"/>
                <w:left w:val="none" w:sz="0" w:space="0" w:color="auto"/>
                <w:bottom w:val="none" w:sz="0" w:space="0" w:color="auto"/>
                <w:right w:val="none" w:sz="0" w:space="0" w:color="auto"/>
              </w:divBdr>
              <w:divsChild>
                <w:div w:id="17064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83817">
          <w:marLeft w:val="0"/>
          <w:marRight w:val="0"/>
          <w:marTop w:val="0"/>
          <w:marBottom w:val="0"/>
          <w:divBdr>
            <w:top w:val="none" w:sz="0" w:space="0" w:color="auto"/>
            <w:left w:val="none" w:sz="0" w:space="0" w:color="auto"/>
            <w:bottom w:val="none" w:sz="0" w:space="0" w:color="auto"/>
            <w:right w:val="none" w:sz="0" w:space="0" w:color="auto"/>
          </w:divBdr>
          <w:divsChild>
            <w:div w:id="1336685741">
              <w:marLeft w:val="180"/>
              <w:marRight w:val="240"/>
              <w:marTop w:val="0"/>
              <w:marBottom w:val="0"/>
              <w:divBdr>
                <w:top w:val="none" w:sz="0" w:space="0" w:color="auto"/>
                <w:left w:val="none" w:sz="0" w:space="0" w:color="auto"/>
                <w:bottom w:val="none" w:sz="0" w:space="0" w:color="auto"/>
                <w:right w:val="none" w:sz="0" w:space="0" w:color="auto"/>
              </w:divBdr>
              <w:divsChild>
                <w:div w:id="6039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82942">
          <w:marLeft w:val="0"/>
          <w:marRight w:val="0"/>
          <w:marTop w:val="0"/>
          <w:marBottom w:val="0"/>
          <w:divBdr>
            <w:top w:val="none" w:sz="0" w:space="0" w:color="auto"/>
            <w:left w:val="none" w:sz="0" w:space="0" w:color="auto"/>
            <w:bottom w:val="none" w:sz="0" w:space="0" w:color="auto"/>
            <w:right w:val="none" w:sz="0" w:space="0" w:color="auto"/>
          </w:divBdr>
          <w:divsChild>
            <w:div w:id="761947947">
              <w:marLeft w:val="180"/>
              <w:marRight w:val="240"/>
              <w:marTop w:val="0"/>
              <w:marBottom w:val="0"/>
              <w:divBdr>
                <w:top w:val="none" w:sz="0" w:space="0" w:color="auto"/>
                <w:left w:val="none" w:sz="0" w:space="0" w:color="auto"/>
                <w:bottom w:val="none" w:sz="0" w:space="0" w:color="auto"/>
                <w:right w:val="none" w:sz="0" w:space="0" w:color="auto"/>
              </w:divBdr>
              <w:divsChild>
                <w:div w:id="38109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65731">
          <w:marLeft w:val="0"/>
          <w:marRight w:val="0"/>
          <w:marTop w:val="0"/>
          <w:marBottom w:val="0"/>
          <w:divBdr>
            <w:top w:val="none" w:sz="0" w:space="0" w:color="auto"/>
            <w:left w:val="none" w:sz="0" w:space="0" w:color="auto"/>
            <w:bottom w:val="none" w:sz="0" w:space="0" w:color="auto"/>
            <w:right w:val="none" w:sz="0" w:space="0" w:color="auto"/>
          </w:divBdr>
          <w:divsChild>
            <w:div w:id="1930507818">
              <w:marLeft w:val="180"/>
              <w:marRight w:val="240"/>
              <w:marTop w:val="0"/>
              <w:marBottom w:val="0"/>
              <w:divBdr>
                <w:top w:val="none" w:sz="0" w:space="0" w:color="auto"/>
                <w:left w:val="none" w:sz="0" w:space="0" w:color="auto"/>
                <w:bottom w:val="none" w:sz="0" w:space="0" w:color="auto"/>
                <w:right w:val="none" w:sz="0" w:space="0" w:color="auto"/>
              </w:divBdr>
              <w:divsChild>
                <w:div w:id="64127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24463">
          <w:marLeft w:val="0"/>
          <w:marRight w:val="0"/>
          <w:marTop w:val="0"/>
          <w:marBottom w:val="0"/>
          <w:divBdr>
            <w:top w:val="none" w:sz="0" w:space="0" w:color="auto"/>
            <w:left w:val="none" w:sz="0" w:space="0" w:color="auto"/>
            <w:bottom w:val="none" w:sz="0" w:space="0" w:color="auto"/>
            <w:right w:val="none" w:sz="0" w:space="0" w:color="auto"/>
          </w:divBdr>
          <w:divsChild>
            <w:div w:id="1407680180">
              <w:marLeft w:val="180"/>
              <w:marRight w:val="240"/>
              <w:marTop w:val="0"/>
              <w:marBottom w:val="0"/>
              <w:divBdr>
                <w:top w:val="none" w:sz="0" w:space="0" w:color="auto"/>
                <w:left w:val="none" w:sz="0" w:space="0" w:color="auto"/>
                <w:bottom w:val="none" w:sz="0" w:space="0" w:color="auto"/>
                <w:right w:val="none" w:sz="0" w:space="0" w:color="auto"/>
              </w:divBdr>
              <w:divsChild>
                <w:div w:id="93856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728870">
          <w:marLeft w:val="0"/>
          <w:marRight w:val="0"/>
          <w:marTop w:val="0"/>
          <w:marBottom w:val="0"/>
          <w:divBdr>
            <w:top w:val="none" w:sz="0" w:space="0" w:color="auto"/>
            <w:left w:val="none" w:sz="0" w:space="0" w:color="auto"/>
            <w:bottom w:val="none" w:sz="0" w:space="0" w:color="auto"/>
            <w:right w:val="none" w:sz="0" w:space="0" w:color="auto"/>
          </w:divBdr>
          <w:divsChild>
            <w:div w:id="1267926550">
              <w:marLeft w:val="180"/>
              <w:marRight w:val="240"/>
              <w:marTop w:val="0"/>
              <w:marBottom w:val="0"/>
              <w:divBdr>
                <w:top w:val="none" w:sz="0" w:space="0" w:color="auto"/>
                <w:left w:val="none" w:sz="0" w:space="0" w:color="auto"/>
                <w:bottom w:val="none" w:sz="0" w:space="0" w:color="auto"/>
                <w:right w:val="none" w:sz="0" w:space="0" w:color="auto"/>
              </w:divBdr>
              <w:divsChild>
                <w:div w:id="1679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5895">
          <w:marLeft w:val="0"/>
          <w:marRight w:val="0"/>
          <w:marTop w:val="0"/>
          <w:marBottom w:val="0"/>
          <w:divBdr>
            <w:top w:val="none" w:sz="0" w:space="0" w:color="auto"/>
            <w:left w:val="none" w:sz="0" w:space="0" w:color="auto"/>
            <w:bottom w:val="none" w:sz="0" w:space="0" w:color="auto"/>
            <w:right w:val="none" w:sz="0" w:space="0" w:color="auto"/>
          </w:divBdr>
          <w:divsChild>
            <w:div w:id="392656866">
              <w:marLeft w:val="180"/>
              <w:marRight w:val="240"/>
              <w:marTop w:val="0"/>
              <w:marBottom w:val="0"/>
              <w:divBdr>
                <w:top w:val="none" w:sz="0" w:space="0" w:color="auto"/>
                <w:left w:val="none" w:sz="0" w:space="0" w:color="auto"/>
                <w:bottom w:val="none" w:sz="0" w:space="0" w:color="auto"/>
                <w:right w:val="none" w:sz="0" w:space="0" w:color="auto"/>
              </w:divBdr>
              <w:divsChild>
                <w:div w:id="17787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40577">
          <w:marLeft w:val="0"/>
          <w:marRight w:val="0"/>
          <w:marTop w:val="0"/>
          <w:marBottom w:val="0"/>
          <w:divBdr>
            <w:top w:val="none" w:sz="0" w:space="0" w:color="auto"/>
            <w:left w:val="none" w:sz="0" w:space="0" w:color="auto"/>
            <w:bottom w:val="none" w:sz="0" w:space="0" w:color="auto"/>
            <w:right w:val="none" w:sz="0" w:space="0" w:color="auto"/>
          </w:divBdr>
          <w:divsChild>
            <w:div w:id="418983924">
              <w:marLeft w:val="180"/>
              <w:marRight w:val="240"/>
              <w:marTop w:val="0"/>
              <w:marBottom w:val="0"/>
              <w:divBdr>
                <w:top w:val="none" w:sz="0" w:space="0" w:color="auto"/>
                <w:left w:val="none" w:sz="0" w:space="0" w:color="auto"/>
                <w:bottom w:val="none" w:sz="0" w:space="0" w:color="auto"/>
                <w:right w:val="none" w:sz="0" w:space="0" w:color="auto"/>
              </w:divBdr>
              <w:divsChild>
                <w:div w:id="18298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5537">
          <w:marLeft w:val="0"/>
          <w:marRight w:val="0"/>
          <w:marTop w:val="0"/>
          <w:marBottom w:val="0"/>
          <w:divBdr>
            <w:top w:val="none" w:sz="0" w:space="0" w:color="auto"/>
            <w:left w:val="none" w:sz="0" w:space="0" w:color="auto"/>
            <w:bottom w:val="none" w:sz="0" w:space="0" w:color="auto"/>
            <w:right w:val="none" w:sz="0" w:space="0" w:color="auto"/>
          </w:divBdr>
          <w:divsChild>
            <w:div w:id="395934735">
              <w:marLeft w:val="180"/>
              <w:marRight w:val="240"/>
              <w:marTop w:val="0"/>
              <w:marBottom w:val="0"/>
              <w:divBdr>
                <w:top w:val="none" w:sz="0" w:space="0" w:color="auto"/>
                <w:left w:val="none" w:sz="0" w:space="0" w:color="auto"/>
                <w:bottom w:val="none" w:sz="0" w:space="0" w:color="auto"/>
                <w:right w:val="none" w:sz="0" w:space="0" w:color="auto"/>
              </w:divBdr>
              <w:divsChild>
                <w:div w:id="14829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453237">
      <w:bodyDiv w:val="1"/>
      <w:marLeft w:val="0"/>
      <w:marRight w:val="0"/>
      <w:marTop w:val="0"/>
      <w:marBottom w:val="0"/>
      <w:divBdr>
        <w:top w:val="none" w:sz="0" w:space="0" w:color="auto"/>
        <w:left w:val="none" w:sz="0" w:space="0" w:color="auto"/>
        <w:bottom w:val="none" w:sz="0" w:space="0" w:color="auto"/>
        <w:right w:val="none" w:sz="0" w:space="0" w:color="auto"/>
      </w:divBdr>
    </w:div>
    <w:div w:id="1812363605">
      <w:bodyDiv w:val="1"/>
      <w:marLeft w:val="0"/>
      <w:marRight w:val="0"/>
      <w:marTop w:val="0"/>
      <w:marBottom w:val="0"/>
      <w:divBdr>
        <w:top w:val="none" w:sz="0" w:space="0" w:color="auto"/>
        <w:left w:val="none" w:sz="0" w:space="0" w:color="auto"/>
        <w:bottom w:val="none" w:sz="0" w:space="0" w:color="auto"/>
        <w:right w:val="none" w:sz="0" w:space="0" w:color="auto"/>
      </w:divBdr>
    </w:div>
    <w:div w:id="1826585321">
      <w:bodyDiv w:val="1"/>
      <w:marLeft w:val="0"/>
      <w:marRight w:val="0"/>
      <w:marTop w:val="0"/>
      <w:marBottom w:val="0"/>
      <w:divBdr>
        <w:top w:val="none" w:sz="0" w:space="0" w:color="auto"/>
        <w:left w:val="none" w:sz="0" w:space="0" w:color="auto"/>
        <w:bottom w:val="none" w:sz="0" w:space="0" w:color="auto"/>
        <w:right w:val="none" w:sz="0" w:space="0" w:color="auto"/>
      </w:divBdr>
    </w:div>
    <w:div w:id="1843232452">
      <w:bodyDiv w:val="1"/>
      <w:marLeft w:val="0"/>
      <w:marRight w:val="0"/>
      <w:marTop w:val="0"/>
      <w:marBottom w:val="0"/>
      <w:divBdr>
        <w:top w:val="none" w:sz="0" w:space="0" w:color="auto"/>
        <w:left w:val="none" w:sz="0" w:space="0" w:color="auto"/>
        <w:bottom w:val="none" w:sz="0" w:space="0" w:color="auto"/>
        <w:right w:val="none" w:sz="0" w:space="0" w:color="auto"/>
      </w:divBdr>
    </w:div>
    <w:div w:id="1864203627">
      <w:bodyDiv w:val="1"/>
      <w:marLeft w:val="0"/>
      <w:marRight w:val="0"/>
      <w:marTop w:val="0"/>
      <w:marBottom w:val="0"/>
      <w:divBdr>
        <w:top w:val="none" w:sz="0" w:space="0" w:color="auto"/>
        <w:left w:val="none" w:sz="0" w:space="0" w:color="auto"/>
        <w:bottom w:val="none" w:sz="0" w:space="0" w:color="auto"/>
        <w:right w:val="none" w:sz="0" w:space="0" w:color="auto"/>
      </w:divBdr>
    </w:div>
    <w:div w:id="188344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people" Target="peop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C2517E7B1AB1B42BA8BB2AD7DA391CC" ma:contentTypeVersion="8" ma:contentTypeDescription="Create a new document." ma:contentTypeScope="" ma:versionID="a0390285932960b05ea7c97b2c0a8313">
  <xsd:schema xmlns:xsd="http://www.w3.org/2001/XMLSchema" xmlns:xs="http://www.w3.org/2001/XMLSchema" xmlns:p="http://schemas.microsoft.com/office/2006/metadata/properties" xmlns:ns2="fa57511a-67a6-41cf-af5b-6d396aea6fe8" targetNamespace="http://schemas.microsoft.com/office/2006/metadata/properties" ma:root="true" ma:fieldsID="88f9a814af86193b4df4fde444efa677" ns2:_="">
    <xsd:import namespace="fa57511a-67a6-41cf-af5b-6d396aea6f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57511a-67a6-41cf-af5b-6d396aea6f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45A9F0-9D90-4383-9A1A-D983CCE66439}">
  <ds:schemaRefs>
    <ds:schemaRef ds:uri="http://schemas.openxmlformats.org/officeDocument/2006/bibliography"/>
  </ds:schemaRefs>
</ds:datastoreItem>
</file>

<file path=customXml/itemProps2.xml><?xml version="1.0" encoding="utf-8"?>
<ds:datastoreItem xmlns:ds="http://schemas.openxmlformats.org/officeDocument/2006/customXml" ds:itemID="{F21D397C-6C14-4753-85D3-58E4E360DF5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A3AC90F-141F-47B5-88D3-A4C7FBD33FB2}">
  <ds:schemaRefs>
    <ds:schemaRef ds:uri="http://schemas.microsoft.com/sharepoint/v3/contenttype/forms"/>
  </ds:schemaRefs>
</ds:datastoreItem>
</file>

<file path=customXml/itemProps4.xml><?xml version="1.0" encoding="utf-8"?>
<ds:datastoreItem xmlns:ds="http://schemas.openxmlformats.org/officeDocument/2006/customXml" ds:itemID="{5C5EEADD-A94F-4312-8C0E-CE6E8E242D6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Sandy W C Chan</dc:creator>
  <keywords/>
  <dc:description/>
  <lastModifiedBy>JHAVERI Aditi</lastModifiedBy>
  <revision>9</revision>
  <dcterms:created xsi:type="dcterms:W3CDTF">2025-08-20T09:07:00.0000000Z</dcterms:created>
  <dcterms:modified xsi:type="dcterms:W3CDTF">2026-01-15T13:23:47.8160054Z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0x0101002C2517E7B1AB1B42BA8BB2AD7DA391CC</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{"FileActivityType":"6","FileActivityTimeStamp":"2024-08-05T01:26:09.287Z","FileActivityUsersOnPage":[{"DisplayName":"MUDDEMAN Gary","Id":"lcgmuddeman@ust.hk"}],"FileActivityNavigationId":null}</vt:lpwstr>
  </property>
  <property fmtid="{D5CDD505-2E9C-101B-9397-08002B2CF9AE}" pid="8" name="TriggerFlowInfo">
    <vt:lpwstr/>
  </property>
</Properties>
</file>